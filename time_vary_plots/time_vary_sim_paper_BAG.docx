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0D72E" w14:textId="63ADECA4" w:rsidR="00A437EB" w:rsidRPr="00FB161C" w:rsidRDefault="00140405" w:rsidP="00140405">
      <w:pPr>
        <w:pStyle w:val="Heading1"/>
        <w:rPr>
          <w:rFonts w:asciiTheme="minorHAnsi" w:hAnsiTheme="minorHAnsi" w:cstheme="minorHAnsi"/>
          <w:sz w:val="22"/>
          <w:szCs w:val="22"/>
        </w:rPr>
      </w:pPr>
      <w:r w:rsidRPr="00FB161C">
        <w:rPr>
          <w:rFonts w:asciiTheme="minorHAnsi" w:hAnsiTheme="minorHAnsi" w:cstheme="minorHAnsi"/>
          <w:sz w:val="22"/>
          <w:szCs w:val="22"/>
        </w:rPr>
        <w:t xml:space="preserve">Simulating Time-Varying Estimators to Understand Potential Bias and Precision </w:t>
      </w:r>
      <w:r w:rsidR="00847C9B" w:rsidRPr="00FB161C">
        <w:rPr>
          <w:rFonts w:asciiTheme="minorHAnsi" w:hAnsiTheme="minorHAnsi" w:cstheme="minorHAnsi"/>
          <w:sz w:val="22"/>
          <w:szCs w:val="22"/>
        </w:rPr>
        <w:t>in Policy Effects</w:t>
      </w:r>
    </w:p>
    <w:p w14:paraId="47EC7A2B" w14:textId="62AD2D4A" w:rsidR="00847C9B" w:rsidRPr="00FB161C" w:rsidRDefault="00847C9B" w:rsidP="00847C9B">
      <w:pPr>
        <w:rPr>
          <w:rFonts w:cstheme="minorHAnsi"/>
        </w:rPr>
      </w:pPr>
    </w:p>
    <w:p w14:paraId="68446906" w14:textId="11FC901E" w:rsidR="00847C9B" w:rsidRPr="00FB161C" w:rsidRDefault="00847C9B" w:rsidP="00847C9B">
      <w:pPr>
        <w:pStyle w:val="Heading2"/>
        <w:rPr>
          <w:rFonts w:asciiTheme="minorHAnsi" w:hAnsiTheme="minorHAnsi" w:cstheme="minorHAnsi"/>
          <w:sz w:val="22"/>
          <w:szCs w:val="22"/>
        </w:rPr>
      </w:pPr>
      <w:commentRangeStart w:id="0"/>
      <w:r w:rsidRPr="00FB161C">
        <w:rPr>
          <w:rFonts w:asciiTheme="minorHAnsi" w:hAnsiTheme="minorHAnsi" w:cstheme="minorHAnsi"/>
          <w:sz w:val="22"/>
          <w:szCs w:val="22"/>
        </w:rPr>
        <w:t>Methods</w:t>
      </w:r>
      <w:commentRangeEnd w:id="0"/>
      <w:r w:rsidR="0057542D" w:rsidRPr="00FB161C">
        <w:rPr>
          <w:rStyle w:val="CommentReference"/>
          <w:rFonts w:asciiTheme="minorHAnsi" w:eastAsiaTheme="minorHAnsi" w:hAnsiTheme="minorHAnsi" w:cstheme="minorHAnsi"/>
          <w:color w:val="auto"/>
          <w:sz w:val="22"/>
          <w:szCs w:val="22"/>
        </w:rPr>
        <w:commentReference w:id="0"/>
      </w:r>
    </w:p>
    <w:p w14:paraId="0731E2B6" w14:textId="77777777" w:rsidR="00847C9B" w:rsidRPr="00FB161C" w:rsidRDefault="00847C9B" w:rsidP="00847C9B">
      <w:pPr>
        <w:rPr>
          <w:ins w:id="1" w:author="Beth Ann Griffin" w:date="2023-12-30T13:36:00Z"/>
          <w:rFonts w:cstheme="minorHAnsi"/>
        </w:rPr>
      </w:pPr>
    </w:p>
    <w:p w14:paraId="3B23646F" w14:textId="69AD34DD" w:rsidR="0057542D" w:rsidRPr="00FB161C" w:rsidRDefault="0057542D" w:rsidP="00847C9B">
      <w:pPr>
        <w:rPr>
          <w:ins w:id="2" w:author="Beth Ann Griffin" w:date="2023-12-31T09:59:00Z"/>
          <w:rFonts w:cstheme="minorHAnsi"/>
        </w:rPr>
      </w:pPr>
      <w:ins w:id="3" w:author="Beth Ann Griffin" w:date="2023-12-31T09:59:00Z">
        <w:r w:rsidRPr="00FB161C">
          <w:rPr>
            <w:rFonts w:cstheme="minorHAnsi"/>
          </w:rPr>
          <w:t xml:space="preserve">Our simulated data comprise annual state-level data on the outcome (opioid-related mortality) and </w:t>
        </w:r>
      </w:ins>
      <w:ins w:id="4" w:author="Beth Ann Griffin" w:date="2023-12-31T10:01:00Z">
        <w:r w:rsidRPr="00FB161C">
          <w:rPr>
            <w:rFonts w:cstheme="minorHAnsi"/>
          </w:rPr>
          <w:t xml:space="preserve">control </w:t>
        </w:r>
      </w:ins>
      <w:ins w:id="5" w:author="Beth Ann Griffin" w:date="2023-12-31T09:59:00Z">
        <w:r w:rsidRPr="00FB161C">
          <w:rPr>
            <w:rFonts w:cstheme="minorHAnsi"/>
          </w:rPr>
          <w:t>covariate</w:t>
        </w:r>
      </w:ins>
      <w:ins w:id="6" w:author="Beth Ann Griffin" w:date="2023-12-31T10:00:00Z">
        <w:r w:rsidRPr="00FB161C">
          <w:rPr>
            <w:rFonts w:cstheme="minorHAnsi"/>
          </w:rPr>
          <w:t xml:space="preserve"> (unemployment rate)</w:t>
        </w:r>
      </w:ins>
      <w:ins w:id="7" w:author="Beth Ann Griffin" w:date="2023-12-31T10:02:00Z">
        <w:r w:rsidRPr="00FB161C">
          <w:rPr>
            <w:rFonts w:cstheme="minorHAnsi"/>
          </w:rPr>
          <w:t>.</w:t>
        </w:r>
      </w:ins>
      <w:ins w:id="8" w:author="Beth Ann Griffin" w:date="2023-12-31T09:59:00Z">
        <w:r w:rsidRPr="00FB161C">
          <w:rPr>
            <w:rFonts w:cstheme="minorHAnsi"/>
          </w:rPr>
          <w:t xml:space="preserve"> The policy variable represents a hypothetical policy intended to reduce opioid-related mortality</w:t>
        </w:r>
      </w:ins>
      <w:ins w:id="9" w:author="Beth Ann Griffin" w:date="2023-12-31T10:02:00Z">
        <w:r w:rsidRPr="00FB161C">
          <w:rPr>
            <w:rFonts w:cstheme="minorHAnsi"/>
          </w:rPr>
          <w:t xml:space="preserve"> and is simulated to reflect staggered policy adoption</w:t>
        </w:r>
      </w:ins>
      <w:ins w:id="10" w:author="Beth Ann Griffin" w:date="2023-12-31T09:59:00Z">
        <w:r w:rsidRPr="00FB161C">
          <w:rPr>
            <w:rFonts w:cstheme="minorHAnsi"/>
          </w:rPr>
          <w:t>. The study was approved by the corresponding author’s Institutional Review Board with a waiver of consent (Assurance Number: FWA00003425).</w:t>
        </w:r>
      </w:ins>
    </w:p>
    <w:p w14:paraId="3E255640" w14:textId="2DCD5F24" w:rsidR="0057542D" w:rsidRPr="00FB161C" w:rsidRDefault="0057542D" w:rsidP="0057542D">
      <w:pPr>
        <w:spacing w:line="240" w:lineRule="auto"/>
        <w:rPr>
          <w:ins w:id="11" w:author="Beth Ann Griffin" w:date="2023-12-31T10:04:00Z"/>
          <w:rFonts w:cstheme="minorHAnsi"/>
          <w:b/>
          <w:bCs/>
          <w:color w:val="000000" w:themeColor="text1"/>
        </w:rPr>
      </w:pPr>
      <w:ins w:id="12" w:author="Beth Ann Griffin" w:date="2023-12-31T10:06:00Z">
        <w:r w:rsidRPr="00FB161C">
          <w:rPr>
            <w:rFonts w:cstheme="minorHAnsi"/>
            <w:b/>
            <w:bCs/>
            <w:color w:val="000000" w:themeColor="text1"/>
          </w:rPr>
          <w:t>Causal inference notation and</w:t>
        </w:r>
      </w:ins>
      <w:ins w:id="13" w:author="Beth Ann Griffin" w:date="2023-12-31T10:07:00Z">
        <w:r w:rsidRPr="00FB161C">
          <w:rPr>
            <w:rFonts w:cstheme="minorHAnsi"/>
            <w:b/>
            <w:bCs/>
            <w:color w:val="000000" w:themeColor="text1"/>
          </w:rPr>
          <w:t xml:space="preserve"> primary</w:t>
        </w:r>
      </w:ins>
      <w:ins w:id="14" w:author="Beth Ann Griffin" w:date="2023-12-31T10:06:00Z">
        <w:r w:rsidRPr="00FB161C">
          <w:rPr>
            <w:rFonts w:cstheme="minorHAnsi"/>
            <w:b/>
            <w:bCs/>
            <w:color w:val="000000" w:themeColor="text1"/>
          </w:rPr>
          <w:t xml:space="preserve"> treatment effect</w:t>
        </w:r>
      </w:ins>
      <w:ins w:id="15" w:author="Beth Ann Griffin" w:date="2023-12-31T10:07:00Z">
        <w:r w:rsidRPr="00FB161C">
          <w:rPr>
            <w:rFonts w:cstheme="minorHAnsi"/>
            <w:b/>
            <w:bCs/>
            <w:color w:val="000000" w:themeColor="text1"/>
          </w:rPr>
          <w:t>s of interest</w:t>
        </w:r>
      </w:ins>
    </w:p>
    <w:p w14:paraId="586D4210" w14:textId="2DA75D39" w:rsidR="0057542D" w:rsidRPr="00FB161C" w:rsidRDefault="0057542D" w:rsidP="0057542D">
      <w:pPr>
        <w:spacing w:line="240" w:lineRule="auto"/>
        <w:rPr>
          <w:rFonts w:cstheme="minorHAnsi"/>
          <w:color w:val="000000" w:themeColor="text1"/>
        </w:rPr>
      </w:pPr>
      <w:bookmarkStart w:id="16" w:name="_Hlk58507455"/>
      <w:ins w:id="17" w:author="Beth Ann Griffin" w:date="2023-12-31T10:04:00Z">
        <w:r w:rsidRPr="00FB161C">
          <w:rPr>
            <w:rFonts w:cstheme="minorHAnsi"/>
            <w:color w:val="000000" w:themeColor="text1"/>
          </w:rPr>
          <w:t xml:space="preserve">Using potential outcomes notation, let  </w:t>
        </w:r>
      </w:ins>
      <m:oMath>
        <m:sSub>
          <m:sSubPr>
            <m:ctrlPr>
              <w:ins w:id="18" w:author="Beth Ann Griffin" w:date="2023-12-31T10:04:00Z">
                <w:rPr>
                  <w:rFonts w:ascii="Cambria Math" w:hAnsi="Cambria Math" w:cstheme="minorHAnsi"/>
                  <w:i/>
                  <w:color w:val="000000" w:themeColor="text1"/>
                </w:rPr>
              </w:ins>
            </m:ctrlPr>
          </m:sSubPr>
          <m:e>
            <m:r>
              <w:ins w:id="19" w:author="Beth Ann Griffin" w:date="2023-12-31T10:04:00Z">
                <w:rPr>
                  <w:rFonts w:ascii="Cambria Math" w:hAnsi="Cambria Math" w:cstheme="minorHAnsi"/>
                  <w:color w:val="000000" w:themeColor="text1"/>
                </w:rPr>
                <m:t>Y</m:t>
              </w:ins>
            </m:r>
          </m:e>
          <m:sub>
            <m:r>
              <w:ins w:id="20" w:author="Beth Ann Griffin" w:date="2023-12-31T10:04:00Z">
                <w:rPr>
                  <w:rFonts w:ascii="Cambria Math" w:hAnsi="Cambria Math" w:cstheme="minorHAnsi"/>
                  <w:color w:val="000000" w:themeColor="text1"/>
                </w:rPr>
                <m:t>it1</m:t>
              </w:ins>
            </m:r>
          </m:sub>
        </m:sSub>
      </m:oMath>
      <w:ins w:id="21" w:author="Beth Ann Griffin" w:date="2023-12-31T10:04:00Z">
        <w:r w:rsidRPr="00FB161C">
          <w:rPr>
            <w:rFonts w:cstheme="minorHAnsi"/>
            <w:color w:val="000000" w:themeColor="text1"/>
          </w:rPr>
          <w:t xml:space="preserve"> denote the potential outcome for state </w:t>
        </w:r>
        <w:r w:rsidRPr="00FB161C">
          <w:rPr>
            <w:rFonts w:cstheme="minorHAnsi"/>
            <w:i/>
            <w:iCs/>
            <w:color w:val="000000" w:themeColor="text1"/>
          </w:rPr>
          <w:t>i</w:t>
        </w:r>
        <w:r w:rsidRPr="00FB161C">
          <w:rPr>
            <w:rFonts w:cstheme="minorHAnsi"/>
            <w:color w:val="000000" w:themeColor="text1"/>
          </w:rPr>
          <w:t xml:space="preserve"> (</w:t>
        </w:r>
      </w:ins>
      <m:oMath>
        <m:r>
          <w:ins w:id="22" w:author="Beth Ann Griffin" w:date="2023-12-31T10:04:00Z">
            <w:rPr>
              <w:rFonts w:ascii="Cambria Math" w:hAnsi="Cambria Math" w:cstheme="minorHAnsi"/>
              <w:color w:val="000000" w:themeColor="text1"/>
            </w:rPr>
            <m:t>i=1,…,50</m:t>
          </w:ins>
        </m:r>
      </m:oMath>
      <w:ins w:id="23" w:author="Beth Ann Griffin" w:date="2023-12-31T10:04:00Z">
        <w:r w:rsidRPr="00FB161C">
          <w:rPr>
            <w:rFonts w:cstheme="minorHAnsi"/>
            <w:color w:val="000000" w:themeColor="text1"/>
          </w:rPr>
          <w:t xml:space="preserve">) if the policy was in effect at time </w:t>
        </w:r>
        <w:r w:rsidRPr="00FB161C">
          <w:rPr>
            <w:rFonts w:cstheme="minorHAnsi"/>
            <w:i/>
            <w:iCs/>
            <w:color w:val="000000" w:themeColor="text1"/>
          </w:rPr>
          <w:t>t,</w:t>
        </w:r>
        <w:r w:rsidRPr="00FB161C">
          <w:rPr>
            <w:rFonts w:cstheme="minorHAnsi"/>
            <w:color w:val="000000" w:themeColor="text1"/>
          </w:rPr>
          <w:t xml:space="preserve"> while </w:t>
        </w:r>
      </w:ins>
      <m:oMath>
        <m:sSub>
          <m:sSubPr>
            <m:ctrlPr>
              <w:ins w:id="24" w:author="Beth Ann Griffin" w:date="2023-12-31T10:04:00Z">
                <w:rPr>
                  <w:rFonts w:ascii="Cambria Math" w:hAnsi="Cambria Math" w:cstheme="minorHAnsi"/>
                  <w:i/>
                  <w:color w:val="000000" w:themeColor="text1"/>
                </w:rPr>
              </w:ins>
            </m:ctrlPr>
          </m:sSubPr>
          <m:e>
            <m:r>
              <w:ins w:id="25" w:author="Beth Ann Griffin" w:date="2023-12-31T10:04:00Z">
                <w:rPr>
                  <w:rFonts w:ascii="Cambria Math" w:hAnsi="Cambria Math" w:cstheme="minorHAnsi"/>
                  <w:color w:val="000000" w:themeColor="text1"/>
                </w:rPr>
                <m:t>Y</m:t>
              </w:ins>
            </m:r>
          </m:e>
          <m:sub>
            <m:r>
              <w:ins w:id="26" w:author="Beth Ann Griffin" w:date="2023-12-31T10:04:00Z">
                <w:rPr>
                  <w:rFonts w:ascii="Cambria Math" w:hAnsi="Cambria Math" w:cstheme="minorHAnsi"/>
                  <w:color w:val="000000" w:themeColor="text1"/>
                </w:rPr>
                <m:t>it0</m:t>
              </w:ins>
            </m:r>
          </m:sub>
        </m:sSub>
      </m:oMath>
      <w:ins w:id="27" w:author="Beth Ann Griffin" w:date="2023-12-31T10:04:00Z">
        <w:r w:rsidRPr="00FB161C">
          <w:rPr>
            <w:rFonts w:cstheme="minorHAnsi"/>
            <w:color w:val="000000" w:themeColor="text1"/>
          </w:rPr>
          <w:t xml:space="preserve"> denotes the potential outcome for state </w:t>
        </w:r>
        <w:r w:rsidRPr="00FB161C">
          <w:rPr>
            <w:rFonts w:cstheme="minorHAnsi"/>
            <w:i/>
            <w:iCs/>
            <w:color w:val="000000" w:themeColor="text1"/>
          </w:rPr>
          <w:t>i</w:t>
        </w:r>
        <w:r w:rsidRPr="00FB161C">
          <w:rPr>
            <w:rFonts w:cstheme="minorHAnsi"/>
            <w:color w:val="000000" w:themeColor="text1"/>
          </w:rPr>
          <w:t xml:space="preserve"> if the policy was not in effect at time </w:t>
        </w:r>
        <w:r w:rsidRPr="00FB161C">
          <w:rPr>
            <w:rFonts w:cstheme="minorHAnsi"/>
            <w:i/>
            <w:iCs/>
            <w:color w:val="000000" w:themeColor="text1"/>
          </w:rPr>
          <w:t>t</w:t>
        </w:r>
        <w:r w:rsidRPr="00FB161C">
          <w:rPr>
            <w:rFonts w:cstheme="minorHAnsi"/>
            <w:color w:val="000000" w:themeColor="text1"/>
          </w:rPr>
          <w:t xml:space="preserve">. Thus, each state has two potential outcomes at each time point, representing the mortality rates that would be observed with and without the policy in effect. </w:t>
        </w:r>
        <w:r w:rsidRPr="00FB161C">
          <w:rPr>
            <w:rFonts w:cstheme="minorHAnsi"/>
            <w:color w:val="4472C4" w:themeColor="accent1"/>
            <w:highlight w:val="yellow"/>
          </w:rPr>
          <w:t xml:space="preserve">Our primary treatment effect of interest is </w:t>
        </w:r>
        <w:proofErr w:type="gramStart"/>
        <w:r w:rsidRPr="00FB161C">
          <w:rPr>
            <w:rFonts w:cstheme="minorHAnsi"/>
            <w:color w:val="4472C4" w:themeColor="accent1"/>
            <w:highlight w:val="yellow"/>
          </w:rPr>
          <w:t>E[</w:t>
        </w:r>
        <w:proofErr w:type="gramEnd"/>
      </w:ins>
      <m:oMath>
        <m:sSub>
          <m:sSubPr>
            <m:ctrlPr>
              <w:ins w:id="28" w:author="Beth Ann Griffin" w:date="2023-12-31T10:04:00Z">
                <w:rPr>
                  <w:rFonts w:ascii="Cambria Math" w:hAnsi="Cambria Math" w:cstheme="minorHAnsi"/>
                  <w:i/>
                  <w:color w:val="4472C4" w:themeColor="accent1"/>
                  <w:highlight w:val="yellow"/>
                </w:rPr>
              </w:ins>
            </m:ctrlPr>
          </m:sSubPr>
          <m:e>
            <m:r>
              <w:ins w:id="29" w:author="Beth Ann Griffin" w:date="2023-12-31T10:04:00Z">
                <w:rPr>
                  <w:rFonts w:ascii="Cambria Math" w:hAnsi="Cambria Math" w:cstheme="minorHAnsi"/>
                  <w:color w:val="4472C4" w:themeColor="accent1"/>
                  <w:highlight w:val="yellow"/>
                </w:rPr>
                <m:t>Y</m:t>
              </w:ins>
            </m:r>
          </m:e>
          <m:sub>
            <m:r>
              <w:ins w:id="30" w:author="Beth Ann Griffin" w:date="2023-12-31T10:04:00Z">
                <w:rPr>
                  <w:rFonts w:ascii="Cambria Math" w:hAnsi="Cambria Math" w:cstheme="minorHAnsi"/>
                  <w:color w:val="4472C4" w:themeColor="accent1"/>
                  <w:highlight w:val="yellow"/>
                </w:rPr>
                <m:t>1</m:t>
              </w:ins>
            </m:r>
          </m:sub>
        </m:sSub>
        <m:r>
          <w:ins w:id="31" w:author="Beth Ann Griffin" w:date="2023-12-31T10:04:00Z">
            <w:rPr>
              <w:rFonts w:ascii="Cambria Math" w:hAnsi="Cambria Math" w:cstheme="minorHAnsi"/>
              <w:color w:val="4472C4" w:themeColor="accent1"/>
              <w:highlight w:val="yellow"/>
            </w:rPr>
            <m:t>-</m:t>
          </w:ins>
        </m:r>
        <m:sSub>
          <m:sSubPr>
            <m:ctrlPr>
              <w:ins w:id="32" w:author="Beth Ann Griffin" w:date="2023-12-31T10:04:00Z">
                <w:rPr>
                  <w:rFonts w:ascii="Cambria Math" w:hAnsi="Cambria Math" w:cstheme="minorHAnsi"/>
                  <w:i/>
                  <w:color w:val="4472C4" w:themeColor="accent1"/>
                  <w:highlight w:val="yellow"/>
                </w:rPr>
              </w:ins>
            </m:ctrlPr>
          </m:sSubPr>
          <m:e>
            <m:r>
              <w:ins w:id="33" w:author="Beth Ann Griffin" w:date="2023-12-31T10:04:00Z">
                <w:rPr>
                  <w:rFonts w:ascii="Cambria Math" w:hAnsi="Cambria Math" w:cstheme="minorHAnsi"/>
                  <w:color w:val="4472C4" w:themeColor="accent1"/>
                  <w:highlight w:val="yellow"/>
                </w:rPr>
                <m:t>Y</m:t>
              </w:ins>
            </m:r>
          </m:e>
          <m:sub>
            <m:r>
              <w:ins w:id="34" w:author="Beth Ann Griffin" w:date="2023-12-31T10:04:00Z">
                <w:rPr>
                  <w:rFonts w:ascii="Cambria Math" w:hAnsi="Cambria Math" w:cstheme="minorHAnsi"/>
                  <w:color w:val="4472C4" w:themeColor="accent1"/>
                  <w:highlight w:val="yellow"/>
                </w:rPr>
                <m:t>0</m:t>
              </w:ins>
            </m:r>
          </m:sub>
        </m:sSub>
        <m:r>
          <w:ins w:id="35" w:author="Beth Ann Griffin" w:date="2023-12-31T10:04:00Z">
            <w:rPr>
              <w:rFonts w:ascii="Cambria Math" w:hAnsi="Cambria Math" w:cstheme="minorHAnsi"/>
              <w:color w:val="4472C4" w:themeColor="accent1"/>
              <w:highlight w:val="yellow"/>
            </w:rPr>
            <m:t>]</m:t>
          </w:ins>
        </m:r>
      </m:oMath>
      <w:ins w:id="36" w:author="Beth Ann Griffin" w:date="2023-12-31T10:04:00Z">
        <w:r w:rsidRPr="00FB161C">
          <w:rPr>
            <w:rFonts w:cstheme="minorHAnsi"/>
            <w:color w:val="4472C4" w:themeColor="accent1"/>
            <w:highlight w:val="yellow"/>
          </w:rPr>
          <w:t>, averaging across both states and times.</w:t>
        </w:r>
        <w:r w:rsidRPr="00FB161C">
          <w:rPr>
            <w:rFonts w:cstheme="minorHAnsi"/>
            <w:color w:val="4472C4" w:themeColor="accent1"/>
          </w:rPr>
          <w:t xml:space="preserve"> </w:t>
        </w:r>
        <w:r w:rsidRPr="00FB161C">
          <w:rPr>
            <w:rFonts w:cstheme="minorHAnsi"/>
            <w:color w:val="4472C4" w:themeColor="accent1"/>
            <w:highlight w:val="yellow"/>
          </w:rPr>
          <w:t>Let</w:t>
        </w:r>
        <w:r w:rsidRPr="00FB161C">
          <w:rPr>
            <w:rStyle w:val="CommentReference"/>
            <w:rFonts w:cstheme="minorHAnsi"/>
            <w:color w:val="4472C4" w:themeColor="accent1"/>
            <w:sz w:val="22"/>
            <w:szCs w:val="22"/>
            <w:highlight w:val="yellow"/>
          </w:rPr>
          <w:t xml:space="preserve"> </w:t>
        </w:r>
      </w:ins>
      <m:oMath>
        <m:sSub>
          <m:sSubPr>
            <m:ctrlPr>
              <w:ins w:id="37" w:author="Beth Ann Griffin" w:date="2023-12-31T10:04:00Z">
                <w:rPr>
                  <w:rFonts w:ascii="Cambria Math" w:hAnsi="Cambria Math" w:cstheme="minorHAnsi"/>
                  <w:i/>
                  <w:color w:val="4472C4" w:themeColor="accent1"/>
                  <w:highlight w:val="yellow"/>
                </w:rPr>
              </w:ins>
            </m:ctrlPr>
          </m:sSubPr>
          <m:e>
            <m:r>
              <w:ins w:id="38" w:author="Beth Ann Griffin" w:date="2023-12-31T10:04:00Z">
                <w:rPr>
                  <w:rFonts w:ascii="Cambria Math" w:hAnsi="Cambria Math" w:cstheme="minorHAnsi"/>
                  <w:color w:val="4472C4" w:themeColor="accent1"/>
                  <w:highlight w:val="yellow"/>
                </w:rPr>
                <m:t>A</m:t>
              </w:ins>
            </m:r>
          </m:e>
          <m:sub>
            <m:r>
              <w:ins w:id="39" w:author="Beth Ann Griffin" w:date="2023-12-31T10:04:00Z">
                <w:rPr>
                  <w:rFonts w:ascii="Cambria Math" w:hAnsi="Cambria Math" w:cstheme="minorHAnsi"/>
                  <w:color w:val="4472C4" w:themeColor="accent1"/>
                  <w:highlight w:val="yellow"/>
                </w:rPr>
                <m:t>it</m:t>
              </w:ins>
            </m:r>
          </m:sub>
        </m:sSub>
        <m:r>
          <w:ins w:id="40" w:author="Beth Ann Griffin" w:date="2023-12-31T10:04:00Z">
            <w:rPr>
              <w:rFonts w:ascii="Cambria Math" w:hAnsi="Cambria Math" w:cstheme="minorHAnsi"/>
              <w:color w:val="4472C4" w:themeColor="accent1"/>
              <w:highlight w:val="yellow"/>
            </w:rPr>
            <m:t>=</m:t>
          </w:ins>
        </m:r>
      </m:oMath>
      <w:ins w:id="41" w:author="Beth Ann Griffin" w:date="2023-12-31T10:04:00Z">
        <w:r w:rsidRPr="00FB161C">
          <w:rPr>
            <w:rFonts w:cstheme="minorHAnsi"/>
            <w:color w:val="4472C4" w:themeColor="accent1"/>
            <w:highlight w:val="yellow"/>
          </w:rPr>
          <w:t xml:space="preserve"> {0,1} denote an indicator for whether state </w:t>
        </w:r>
        <w:r w:rsidRPr="00FB161C">
          <w:rPr>
            <w:rFonts w:cstheme="minorHAnsi"/>
            <w:i/>
            <w:color w:val="4472C4" w:themeColor="accent1"/>
            <w:highlight w:val="yellow"/>
          </w:rPr>
          <w:t>i</w:t>
        </w:r>
        <w:r w:rsidRPr="00FB161C">
          <w:rPr>
            <w:rFonts w:cstheme="minorHAnsi"/>
            <w:color w:val="4472C4" w:themeColor="accent1"/>
            <w:highlight w:val="yellow"/>
          </w:rPr>
          <w:t xml:space="preserve"> had the policy in effect at time </w:t>
        </w:r>
        <w:r w:rsidRPr="00FB161C">
          <w:rPr>
            <w:rFonts w:cstheme="minorHAnsi"/>
            <w:i/>
            <w:iCs/>
            <w:color w:val="4472C4" w:themeColor="accent1"/>
            <w:highlight w:val="yellow"/>
          </w:rPr>
          <w:t>t</w:t>
        </w:r>
        <w:r w:rsidRPr="00FB161C">
          <w:rPr>
            <w:rFonts w:cstheme="minorHAnsi"/>
            <w:color w:val="4472C4" w:themeColor="accent1"/>
            <w:highlight w:val="yellow"/>
          </w:rPr>
          <w:t xml:space="preserve"> (where </w:t>
        </w:r>
      </w:ins>
      <m:oMath>
        <m:r>
          <w:ins w:id="42" w:author="Beth Ann Griffin" w:date="2023-12-31T10:04:00Z">
            <w:rPr>
              <w:rFonts w:ascii="Cambria Math" w:hAnsi="Cambria Math" w:cstheme="minorHAnsi"/>
              <w:color w:val="4472C4" w:themeColor="accent1"/>
              <w:highlight w:val="yellow"/>
            </w:rPr>
            <m:t>t=1,…,T</m:t>
          </w:ins>
        </m:r>
      </m:oMath>
      <w:ins w:id="43" w:author="Beth Ann Griffin" w:date="2023-12-31T10:04:00Z">
        <w:r w:rsidRPr="00FB161C">
          <w:rPr>
            <w:rFonts w:cstheme="minorHAnsi"/>
            <w:color w:val="4472C4" w:themeColor="accent1"/>
            <w:highlight w:val="yellow"/>
          </w:rPr>
          <w:t xml:space="preserve">). Then, </w:t>
        </w:r>
      </w:ins>
      <m:oMath>
        <m:sSubSup>
          <m:sSubSupPr>
            <m:ctrlPr>
              <w:ins w:id="44" w:author="Beth Ann Griffin" w:date="2023-12-31T10:04:00Z">
                <w:rPr>
                  <w:rFonts w:ascii="Cambria Math" w:hAnsi="Cambria Math" w:cstheme="minorHAnsi"/>
                  <w:i/>
                  <w:color w:val="4472C4" w:themeColor="accent1"/>
                  <w:highlight w:val="yellow"/>
                </w:rPr>
              </w:ins>
            </m:ctrlPr>
          </m:sSubSupPr>
          <m:e>
            <m:r>
              <w:ins w:id="45" w:author="Beth Ann Griffin" w:date="2023-12-31T10:04:00Z">
                <w:rPr>
                  <w:rFonts w:ascii="Cambria Math" w:hAnsi="Cambria Math" w:cstheme="minorHAnsi"/>
                  <w:color w:val="4472C4" w:themeColor="accent1"/>
                  <w:highlight w:val="yellow"/>
                </w:rPr>
                <m:t>Y</m:t>
              </w:ins>
            </m:r>
          </m:e>
          <m:sub>
            <m:r>
              <w:ins w:id="46" w:author="Beth Ann Griffin" w:date="2023-12-31T10:04:00Z">
                <w:rPr>
                  <w:rFonts w:ascii="Cambria Math" w:hAnsi="Cambria Math" w:cstheme="minorHAnsi"/>
                  <w:color w:val="4472C4" w:themeColor="accent1"/>
                  <w:highlight w:val="yellow"/>
                </w:rPr>
                <m:t>it</m:t>
              </w:ins>
            </m:r>
          </m:sub>
          <m:sup>
            <m:r>
              <w:ins w:id="47" w:author="Beth Ann Griffin" w:date="2023-12-31T10:04:00Z">
                <w:rPr>
                  <w:rFonts w:ascii="Cambria Math" w:hAnsi="Cambria Math" w:cstheme="minorHAnsi"/>
                  <w:color w:val="4472C4" w:themeColor="accent1"/>
                  <w:highlight w:val="yellow"/>
                </w:rPr>
                <m:t>obs</m:t>
              </w:ins>
            </m:r>
          </m:sup>
        </m:sSubSup>
        <m:r>
          <w:ins w:id="48" w:author="Beth Ann Griffin" w:date="2023-12-31T10:04:00Z">
            <w:rPr>
              <w:rFonts w:ascii="Cambria Math" w:hAnsi="Cambria Math" w:cstheme="minorHAnsi"/>
              <w:color w:val="4472C4" w:themeColor="accent1"/>
              <w:highlight w:val="yellow"/>
            </w:rPr>
            <m:t xml:space="preserve">= </m:t>
          </w:ins>
        </m:r>
        <m:sSub>
          <m:sSubPr>
            <m:ctrlPr>
              <w:ins w:id="49" w:author="Beth Ann Griffin" w:date="2023-12-31T10:04:00Z">
                <w:rPr>
                  <w:rFonts w:ascii="Cambria Math" w:hAnsi="Cambria Math" w:cstheme="minorHAnsi"/>
                  <w:i/>
                  <w:color w:val="4472C4" w:themeColor="accent1"/>
                  <w:highlight w:val="yellow"/>
                </w:rPr>
              </w:ins>
            </m:ctrlPr>
          </m:sSubPr>
          <m:e>
            <m:r>
              <w:ins w:id="50" w:author="Beth Ann Griffin" w:date="2023-12-31T10:04:00Z">
                <w:rPr>
                  <w:rFonts w:ascii="Cambria Math" w:hAnsi="Cambria Math" w:cstheme="minorHAnsi"/>
                  <w:color w:val="4472C4" w:themeColor="accent1"/>
                  <w:highlight w:val="yellow"/>
                </w:rPr>
                <m:t>Y</m:t>
              </w:ins>
            </m:r>
          </m:e>
          <m:sub>
            <m:r>
              <w:ins w:id="51" w:author="Beth Ann Griffin" w:date="2023-12-31T10:04:00Z">
                <w:rPr>
                  <w:rFonts w:ascii="Cambria Math" w:hAnsi="Cambria Math" w:cstheme="minorHAnsi"/>
                  <w:color w:val="4472C4" w:themeColor="accent1"/>
                  <w:highlight w:val="yellow"/>
                </w:rPr>
                <m:t>it1</m:t>
              </w:ins>
            </m:r>
          </m:sub>
        </m:sSub>
        <m:r>
          <w:ins w:id="52" w:author="Beth Ann Griffin" w:date="2023-12-31T10:04:00Z">
            <w:rPr>
              <w:rFonts w:ascii="Cambria Math" w:hAnsi="Cambria Math" w:cstheme="minorHAnsi"/>
              <w:color w:val="4472C4" w:themeColor="accent1"/>
              <w:highlight w:val="yellow"/>
            </w:rPr>
            <m:t>*</m:t>
          </w:ins>
        </m:r>
        <m:sSub>
          <m:sSubPr>
            <m:ctrlPr>
              <w:ins w:id="53" w:author="Beth Ann Griffin" w:date="2023-12-31T10:04:00Z">
                <w:rPr>
                  <w:rFonts w:ascii="Cambria Math" w:hAnsi="Cambria Math" w:cstheme="minorHAnsi"/>
                  <w:i/>
                  <w:color w:val="4472C4" w:themeColor="accent1"/>
                  <w:highlight w:val="yellow"/>
                </w:rPr>
              </w:ins>
            </m:ctrlPr>
          </m:sSubPr>
          <m:e>
            <m:r>
              <w:ins w:id="54" w:author="Beth Ann Griffin" w:date="2023-12-31T10:04:00Z">
                <w:rPr>
                  <w:rFonts w:ascii="Cambria Math" w:hAnsi="Cambria Math" w:cstheme="minorHAnsi"/>
                  <w:color w:val="4472C4" w:themeColor="accent1"/>
                  <w:highlight w:val="yellow"/>
                </w:rPr>
                <m:t>A</m:t>
              </w:ins>
            </m:r>
          </m:e>
          <m:sub>
            <m:r>
              <w:ins w:id="55" w:author="Beth Ann Griffin" w:date="2023-12-31T10:04:00Z">
                <w:rPr>
                  <w:rFonts w:ascii="Cambria Math" w:hAnsi="Cambria Math" w:cstheme="minorHAnsi"/>
                  <w:color w:val="4472C4" w:themeColor="accent1"/>
                  <w:highlight w:val="yellow"/>
                </w:rPr>
                <m:t>it</m:t>
              </w:ins>
            </m:r>
          </m:sub>
        </m:sSub>
        <m:r>
          <w:ins w:id="56" w:author="Beth Ann Griffin" w:date="2023-12-31T10:04:00Z">
            <w:rPr>
              <w:rFonts w:ascii="Cambria Math" w:hAnsi="Cambria Math" w:cstheme="minorHAnsi"/>
              <w:color w:val="4472C4" w:themeColor="accent1"/>
              <w:highlight w:val="yellow"/>
            </w:rPr>
            <m:t>+</m:t>
          </w:ins>
        </m:r>
        <m:sSub>
          <m:sSubPr>
            <m:ctrlPr>
              <w:ins w:id="57" w:author="Beth Ann Griffin" w:date="2023-12-31T10:04:00Z">
                <w:rPr>
                  <w:rFonts w:ascii="Cambria Math" w:hAnsi="Cambria Math" w:cstheme="minorHAnsi"/>
                  <w:i/>
                  <w:color w:val="4472C4" w:themeColor="accent1"/>
                  <w:highlight w:val="yellow"/>
                </w:rPr>
              </w:ins>
            </m:ctrlPr>
          </m:sSubPr>
          <m:e>
            <m:r>
              <w:ins w:id="58" w:author="Beth Ann Griffin" w:date="2023-12-31T10:04:00Z">
                <w:rPr>
                  <w:rFonts w:ascii="Cambria Math" w:hAnsi="Cambria Math" w:cstheme="minorHAnsi"/>
                  <w:color w:val="4472C4" w:themeColor="accent1"/>
                  <w:highlight w:val="yellow"/>
                </w:rPr>
                <m:t>Y</m:t>
              </w:ins>
            </m:r>
          </m:e>
          <m:sub>
            <m:r>
              <w:ins w:id="59" w:author="Beth Ann Griffin" w:date="2023-12-31T10:04:00Z">
                <w:rPr>
                  <w:rFonts w:ascii="Cambria Math" w:hAnsi="Cambria Math" w:cstheme="minorHAnsi"/>
                  <w:color w:val="4472C4" w:themeColor="accent1"/>
                  <w:highlight w:val="yellow"/>
                </w:rPr>
                <m:t>it0</m:t>
              </w:ins>
            </m:r>
          </m:sub>
        </m:sSub>
        <m:r>
          <w:ins w:id="60" w:author="Beth Ann Griffin" w:date="2023-12-31T10:04:00Z">
            <w:rPr>
              <w:rFonts w:ascii="Cambria Math" w:hAnsi="Cambria Math" w:cstheme="minorHAnsi"/>
              <w:color w:val="4472C4" w:themeColor="accent1"/>
              <w:highlight w:val="yellow"/>
            </w:rPr>
            <m:t>*</m:t>
          </w:ins>
        </m:r>
        <m:d>
          <m:dPr>
            <m:ctrlPr>
              <w:ins w:id="61" w:author="Beth Ann Griffin" w:date="2023-12-31T10:04:00Z">
                <w:rPr>
                  <w:rFonts w:ascii="Cambria Math" w:hAnsi="Cambria Math" w:cstheme="minorHAnsi"/>
                  <w:i/>
                  <w:color w:val="4472C4" w:themeColor="accent1"/>
                  <w:highlight w:val="yellow"/>
                </w:rPr>
              </w:ins>
            </m:ctrlPr>
          </m:dPr>
          <m:e>
            <m:r>
              <w:ins w:id="62" w:author="Beth Ann Griffin" w:date="2023-12-31T10:04:00Z">
                <w:rPr>
                  <w:rFonts w:ascii="Cambria Math" w:hAnsi="Cambria Math" w:cstheme="minorHAnsi"/>
                  <w:color w:val="4472C4" w:themeColor="accent1"/>
                  <w:highlight w:val="yellow"/>
                </w:rPr>
                <m:t>1-</m:t>
              </w:ins>
            </m:r>
            <m:sSub>
              <m:sSubPr>
                <m:ctrlPr>
                  <w:ins w:id="63" w:author="Beth Ann Griffin" w:date="2023-12-31T10:04:00Z">
                    <w:rPr>
                      <w:rFonts w:ascii="Cambria Math" w:hAnsi="Cambria Math" w:cstheme="minorHAnsi"/>
                      <w:i/>
                      <w:color w:val="4472C4" w:themeColor="accent1"/>
                      <w:highlight w:val="yellow"/>
                    </w:rPr>
                  </w:ins>
                </m:ctrlPr>
              </m:sSubPr>
              <m:e>
                <m:r>
                  <w:ins w:id="64" w:author="Beth Ann Griffin" w:date="2023-12-31T10:04:00Z">
                    <w:rPr>
                      <w:rFonts w:ascii="Cambria Math" w:hAnsi="Cambria Math" w:cstheme="minorHAnsi"/>
                      <w:color w:val="4472C4" w:themeColor="accent1"/>
                      <w:highlight w:val="yellow"/>
                    </w:rPr>
                    <m:t>A</m:t>
                  </w:ins>
                </m:r>
              </m:e>
              <m:sub>
                <m:r>
                  <w:ins w:id="65" w:author="Beth Ann Griffin" w:date="2023-12-31T10:04:00Z">
                    <w:rPr>
                      <w:rFonts w:ascii="Cambria Math" w:hAnsi="Cambria Math" w:cstheme="minorHAnsi"/>
                      <w:color w:val="4472C4" w:themeColor="accent1"/>
                      <w:highlight w:val="yellow"/>
                    </w:rPr>
                    <m:t>it</m:t>
                  </w:ins>
                </m:r>
              </m:sub>
            </m:sSub>
          </m:e>
        </m:d>
      </m:oMath>
      <w:ins w:id="66" w:author="Beth Ann Griffin" w:date="2023-12-31T10:04:00Z">
        <w:r w:rsidRPr="00FB161C">
          <w:rPr>
            <w:rFonts w:cstheme="minorHAnsi"/>
            <w:color w:val="4472C4" w:themeColor="accent1"/>
            <w:highlight w:val="yellow"/>
          </w:rPr>
          <w:t xml:space="preserve"> denotes the observed outcome for state </w:t>
        </w:r>
        <w:r w:rsidRPr="00FB161C">
          <w:rPr>
            <w:rFonts w:cstheme="minorHAnsi"/>
            <w:i/>
            <w:iCs/>
            <w:color w:val="4472C4" w:themeColor="accent1"/>
            <w:highlight w:val="yellow"/>
          </w:rPr>
          <w:t>i</w:t>
        </w:r>
        <w:r w:rsidRPr="00FB161C">
          <w:rPr>
            <w:rFonts w:cstheme="minorHAnsi"/>
            <w:color w:val="4472C4" w:themeColor="accent1"/>
            <w:highlight w:val="yellow"/>
          </w:rPr>
          <w:t xml:space="preserve"> at time </w:t>
        </w:r>
        <w:r w:rsidRPr="00FB161C">
          <w:rPr>
            <w:rFonts w:cstheme="minorHAnsi"/>
            <w:i/>
            <w:iCs/>
            <w:color w:val="4472C4" w:themeColor="accent1"/>
            <w:highlight w:val="yellow"/>
          </w:rPr>
          <w:t>t</w:t>
        </w:r>
        <w:r w:rsidRPr="00FB161C">
          <w:rPr>
            <w:rFonts w:cstheme="minorHAnsi"/>
            <w:color w:val="4472C4" w:themeColor="accent1"/>
            <w:highlight w:val="yellow"/>
          </w:rPr>
          <w:t xml:space="preserve"> as measured longitudinally for state </w:t>
        </w:r>
        <w:r w:rsidRPr="00FB161C">
          <w:rPr>
            <w:rFonts w:cstheme="minorHAnsi"/>
            <w:i/>
            <w:color w:val="4472C4" w:themeColor="accent1"/>
            <w:highlight w:val="yellow"/>
          </w:rPr>
          <w:t xml:space="preserve">i </w:t>
        </w:r>
        <w:r w:rsidRPr="00FB161C">
          <w:rPr>
            <w:rFonts w:cstheme="minorHAnsi"/>
            <w:color w:val="4472C4" w:themeColor="accent1"/>
            <w:highlight w:val="yellow"/>
          </w:rPr>
          <w:t xml:space="preserve">over time </w:t>
        </w:r>
      </w:ins>
      <m:oMath>
        <m:r>
          <w:ins w:id="67" w:author="Beth Ann Griffin" w:date="2023-12-31T10:04:00Z">
            <w:rPr>
              <w:rFonts w:ascii="Cambria Math" w:hAnsi="Cambria Math" w:cstheme="minorHAnsi"/>
              <w:color w:val="4472C4" w:themeColor="accent1"/>
              <w:highlight w:val="yellow"/>
            </w:rPr>
            <m:t>t=1,…,T.</m:t>
          </w:ins>
        </m:r>
        <m:r>
          <w:ins w:id="68" w:author="Beth Ann Griffin" w:date="2023-12-31T10:04:00Z">
            <w:rPr>
              <w:rFonts w:ascii="Cambria Math" w:hAnsi="Cambria Math" w:cstheme="minorHAnsi"/>
              <w:color w:val="4472C4" w:themeColor="accent1"/>
            </w:rPr>
            <m:t xml:space="preserve"> </m:t>
          </w:ins>
        </m:r>
      </m:oMath>
      <w:ins w:id="69" w:author="Beth Ann Griffin" w:date="2023-12-31T10:04:00Z">
        <w:r w:rsidRPr="00FB161C">
          <w:rPr>
            <w:rFonts w:cstheme="minorHAnsi"/>
            <w:color w:val="000000" w:themeColor="text1"/>
          </w:rPr>
          <w:t xml:space="preserve">Let </w:t>
        </w:r>
      </w:ins>
      <m:oMath>
        <m:sSub>
          <m:sSubPr>
            <m:ctrlPr>
              <w:ins w:id="70" w:author="Beth Ann Griffin" w:date="2023-12-31T10:04:00Z">
                <w:rPr>
                  <w:rFonts w:ascii="Cambria Math" w:hAnsi="Cambria Math" w:cstheme="minorHAnsi"/>
                  <w:i/>
                  <w:color w:val="000000" w:themeColor="text1"/>
                </w:rPr>
              </w:ins>
            </m:ctrlPr>
          </m:sSubPr>
          <m:e>
            <m:r>
              <w:ins w:id="71" w:author="Beth Ann Griffin" w:date="2023-12-31T10:04:00Z">
                <w:rPr>
                  <w:rFonts w:ascii="Cambria Math" w:hAnsi="Cambria Math" w:cstheme="minorHAnsi"/>
                  <w:color w:val="000000" w:themeColor="text1"/>
                </w:rPr>
                <m:t>X</m:t>
              </w:ins>
            </m:r>
          </m:e>
          <m:sub>
            <m:r>
              <w:ins w:id="72" w:author="Beth Ann Griffin" w:date="2023-12-31T10:04:00Z">
                <w:rPr>
                  <w:rFonts w:ascii="Cambria Math" w:hAnsi="Cambria Math" w:cstheme="minorHAnsi"/>
                  <w:color w:val="000000" w:themeColor="text1"/>
                </w:rPr>
                <m:t>it</m:t>
              </w:ins>
            </m:r>
          </m:sub>
        </m:sSub>
      </m:oMath>
      <w:ins w:id="73" w:author="Beth Ann Griffin" w:date="2023-12-31T10:04:00Z">
        <w:r w:rsidRPr="00FB161C">
          <w:rPr>
            <w:rFonts w:cstheme="minorHAnsi"/>
            <w:b/>
            <w:bCs/>
            <w:color w:val="000000" w:themeColor="text1"/>
          </w:rPr>
          <w:t xml:space="preserve"> </w:t>
        </w:r>
        <w:r w:rsidRPr="00FB161C">
          <w:rPr>
            <w:rFonts w:cstheme="minorHAnsi"/>
            <w:color w:val="000000" w:themeColor="text1"/>
          </w:rPr>
          <w:t>denote the observed time-varying covariate</w:t>
        </w:r>
      </w:ins>
      <w:r w:rsidR="00FB161C" w:rsidRPr="00FB161C">
        <w:rPr>
          <w:rFonts w:cstheme="minorHAnsi"/>
          <w:color w:val="000000" w:themeColor="text1"/>
        </w:rPr>
        <w:t xml:space="preserve"> of unemployment rate</w:t>
      </w:r>
      <w:ins w:id="74" w:author="Beth Ann Griffin" w:date="2023-12-31T10:04:00Z">
        <w:r w:rsidRPr="00FB161C">
          <w:rPr>
            <w:rFonts w:cstheme="minorHAnsi"/>
            <w:color w:val="000000" w:themeColor="text1"/>
          </w:rPr>
          <w:t xml:space="preserve"> at the state level</w:t>
        </w:r>
      </w:ins>
      <w:bookmarkEnd w:id="16"/>
      <w:ins w:id="75" w:author="Beth Ann Griffin" w:date="2023-12-31T10:22:00Z">
        <w:r w:rsidR="00A9460A">
          <w:rPr>
            <w:rFonts w:cstheme="minorHAnsi"/>
            <w:color w:val="000000" w:themeColor="text1"/>
          </w:rPr>
          <w:t xml:space="preserve"> which was included in all models discussed</w:t>
        </w:r>
      </w:ins>
      <w:ins w:id="76" w:author="Beth Ann Griffin" w:date="2023-12-31T10:23:00Z">
        <w:r w:rsidR="00A9460A">
          <w:rPr>
            <w:rFonts w:cstheme="minorHAnsi"/>
            <w:color w:val="000000" w:themeColor="text1"/>
          </w:rPr>
          <w:t xml:space="preserve"> below.</w:t>
        </w:r>
      </w:ins>
      <w:del w:id="77" w:author="Beth Ann Griffin" w:date="2023-12-31T10:22:00Z">
        <w:r w:rsidR="00A9460A" w:rsidDel="00A9460A">
          <w:rPr>
            <w:rFonts w:cstheme="minorHAnsi"/>
            <w:color w:val="000000" w:themeColor="text1"/>
          </w:rPr>
          <w:delText xml:space="preserve"> </w:delText>
        </w:r>
      </w:del>
    </w:p>
    <w:p w14:paraId="5A441B19" w14:textId="77777777" w:rsidR="00FB161C" w:rsidRPr="00FB161C" w:rsidRDefault="00FB161C" w:rsidP="0057542D">
      <w:pPr>
        <w:spacing w:line="240" w:lineRule="auto"/>
        <w:rPr>
          <w:ins w:id="78" w:author="Beth Ann Griffin" w:date="2023-12-31T10:04:00Z"/>
          <w:rFonts w:cstheme="minorHAnsi"/>
          <w:color w:val="000000" w:themeColor="text1"/>
        </w:rPr>
      </w:pPr>
    </w:p>
    <w:p w14:paraId="144CADFD" w14:textId="77777777" w:rsidR="00FB161C" w:rsidRPr="00001DA2" w:rsidRDefault="00FB161C" w:rsidP="00FB161C">
      <w:pPr>
        <w:pStyle w:val="Heading3"/>
        <w:rPr>
          <w:rFonts w:asciiTheme="minorHAnsi" w:eastAsiaTheme="minorHAnsi" w:hAnsiTheme="minorHAnsi" w:cstheme="minorHAnsi"/>
          <w:b/>
          <w:bCs/>
          <w:color w:val="000000" w:themeColor="text1"/>
          <w:sz w:val="22"/>
          <w:szCs w:val="22"/>
        </w:rPr>
      </w:pPr>
      <w:r w:rsidRPr="00001DA2">
        <w:rPr>
          <w:rFonts w:asciiTheme="minorHAnsi" w:eastAsiaTheme="minorHAnsi" w:hAnsiTheme="minorHAnsi" w:cstheme="minorHAnsi"/>
          <w:b/>
          <w:bCs/>
          <w:color w:val="000000" w:themeColor="text1"/>
          <w:sz w:val="22"/>
          <w:szCs w:val="22"/>
        </w:rPr>
        <w:t xml:space="preserve">Empirical Methods </w:t>
      </w:r>
    </w:p>
    <w:p w14:paraId="3FF6203E" w14:textId="0D87572E" w:rsidR="00FB161C" w:rsidRPr="00FB161C" w:rsidRDefault="00FB161C" w:rsidP="00FB161C">
      <w:pPr>
        <w:rPr>
          <w:ins w:id="79" w:author="Beth Ann Griffin" w:date="2023-12-31T10:11:00Z"/>
          <w:rFonts w:cstheme="minorHAnsi"/>
        </w:rPr>
      </w:pPr>
      <w:r w:rsidRPr="00FB161C">
        <w:rPr>
          <w:rFonts w:cstheme="minorHAnsi"/>
        </w:rPr>
        <w:tab/>
        <w:t xml:space="preserve">We compared results from seven statistical models applied to the simulated datasets: (1) </w:t>
      </w:r>
      <w:ins w:id="80" w:author="Beth Ann Griffin" w:date="2023-12-30T13:43:00Z">
        <w:r w:rsidRPr="00FB161C">
          <w:rPr>
            <w:rFonts w:cstheme="minorHAnsi"/>
          </w:rPr>
          <w:t>a</w:t>
        </w:r>
      </w:ins>
      <w:del w:id="81" w:author="Beth Ann Griffin" w:date="2023-12-30T13:43:00Z">
        <w:r w:rsidRPr="00FB161C" w:rsidDel="001B3135">
          <w:rPr>
            <w:rFonts w:cstheme="minorHAnsi"/>
          </w:rPr>
          <w:delText>A</w:delText>
        </w:r>
      </w:del>
      <w:r w:rsidRPr="00FB161C">
        <w:rPr>
          <w:rFonts w:cstheme="minorHAnsi"/>
        </w:rPr>
        <w:t xml:space="preserve">n event study (ES); (2) </w:t>
      </w:r>
      <w:ins w:id="82" w:author="Beth Ann Griffin" w:date="2023-12-30T13:43:00Z">
        <w:r w:rsidRPr="00FB161C">
          <w:rPr>
            <w:rFonts w:cstheme="minorHAnsi"/>
          </w:rPr>
          <w:t>a</w:t>
        </w:r>
      </w:ins>
      <w:del w:id="83" w:author="Beth Ann Griffin" w:date="2023-12-30T13:43:00Z">
        <w:r w:rsidRPr="00FB161C" w:rsidDel="001B3135">
          <w:rPr>
            <w:rFonts w:cstheme="minorHAnsi"/>
          </w:rPr>
          <w:delText>A</w:delText>
        </w:r>
      </w:del>
      <w:r w:rsidRPr="00FB161C">
        <w:rPr>
          <w:rFonts w:cstheme="minorHAnsi"/>
        </w:rPr>
        <w:t xml:space="preserve">n event study with a one-period lagged autoregressive term (AR); (3) </w:t>
      </w:r>
      <w:ins w:id="84" w:author="Beth Ann Griffin" w:date="2023-12-30T13:43:00Z">
        <w:r w:rsidRPr="00FB161C">
          <w:rPr>
            <w:rFonts w:cstheme="minorHAnsi"/>
          </w:rPr>
          <w:t>a</w:t>
        </w:r>
      </w:ins>
      <w:del w:id="85" w:author="Beth Ann Griffin" w:date="2023-12-30T13:43:00Z">
        <w:r w:rsidRPr="00FB161C" w:rsidDel="001B3135">
          <w:rPr>
            <w:rFonts w:cstheme="minorHAnsi"/>
          </w:rPr>
          <w:delText>A</w:delText>
        </w:r>
      </w:del>
      <w:r w:rsidRPr="00FB161C">
        <w:rPr>
          <w:rFonts w:cstheme="minorHAnsi"/>
        </w:rPr>
        <w:t>n augmented synthetic control model (ASCM) with staggered</w:t>
      </w:r>
      <w:ins w:id="86" w:author="Beth Ann Griffin" w:date="2023-12-30T13:43:00Z">
        <w:r w:rsidRPr="00FB161C">
          <w:rPr>
            <w:rFonts w:cstheme="minorHAnsi"/>
          </w:rPr>
          <w:t xml:space="preserve"> adoption</w:t>
        </w:r>
      </w:ins>
      <w:r w:rsidRPr="00FB161C">
        <w:rPr>
          <w:rFonts w:cstheme="minorHAnsi"/>
        </w:rPr>
        <w:t xml:space="preserve">; (4) </w:t>
      </w:r>
      <w:ins w:id="87" w:author="Beth Ann Griffin" w:date="2023-12-30T13:43:00Z">
        <w:r w:rsidRPr="00FB161C">
          <w:rPr>
            <w:rFonts w:cstheme="minorHAnsi"/>
          </w:rPr>
          <w:t>a</w:t>
        </w:r>
      </w:ins>
      <w:del w:id="88" w:author="Beth Ann Griffin" w:date="2023-12-30T13:43:00Z">
        <w:r w:rsidRPr="00FB161C" w:rsidDel="001B3135">
          <w:rPr>
            <w:rFonts w:cstheme="minorHAnsi"/>
          </w:rPr>
          <w:delText>A</w:delText>
        </w:r>
      </w:del>
      <w:r w:rsidRPr="00FB161C">
        <w:rPr>
          <w:rFonts w:cstheme="minorHAnsi"/>
        </w:rPr>
        <w:t xml:space="preserve"> Callaway and Sant’Anna staggered adoption difference-in-difference estimator (CSA); (5) </w:t>
      </w:r>
      <w:ins w:id="89" w:author="Beth Ann Griffin" w:date="2023-12-30T13:43:00Z">
        <w:r w:rsidRPr="00FB161C">
          <w:rPr>
            <w:rFonts w:cstheme="minorHAnsi"/>
          </w:rPr>
          <w:t>a</w:t>
        </w:r>
      </w:ins>
      <w:del w:id="90" w:author="Beth Ann Griffin" w:date="2023-12-30T13:43:00Z">
        <w:r w:rsidRPr="00FB161C" w:rsidDel="001B3135">
          <w:rPr>
            <w:rFonts w:cstheme="minorHAnsi"/>
          </w:rPr>
          <w:delText>A</w:delText>
        </w:r>
      </w:del>
      <w:r w:rsidRPr="00FB161C">
        <w:rPr>
          <w:rFonts w:cstheme="minorHAnsi"/>
        </w:rPr>
        <w:t xml:space="preserve"> Sun and Abraham event study model (SA); (6) </w:t>
      </w:r>
      <w:ins w:id="91" w:author="Beth Ann Griffin" w:date="2023-12-30T13:43:00Z">
        <w:r w:rsidRPr="00FB161C">
          <w:rPr>
            <w:rFonts w:cstheme="minorHAnsi"/>
          </w:rPr>
          <w:t>a</w:t>
        </w:r>
      </w:ins>
      <w:del w:id="92" w:author="Beth Ann Griffin" w:date="2023-12-30T13:43:00Z">
        <w:r w:rsidRPr="00FB161C" w:rsidDel="001B3135">
          <w:rPr>
            <w:rFonts w:cstheme="minorHAnsi"/>
          </w:rPr>
          <w:delText>A</w:delText>
        </w:r>
      </w:del>
      <w:r w:rsidRPr="00FB161C">
        <w:rPr>
          <w:rFonts w:cstheme="minorHAnsi"/>
        </w:rPr>
        <w:t xml:space="preserve"> two-stage difference-in-difference estimator (G); and (7) a difference-in-difference imputation estimator (BJS). We briefly describe how we estimated time-varying treatment effects using each of these methods in the following section.</w:t>
      </w:r>
      <w:ins w:id="93" w:author="Beth Ann Griffin" w:date="2023-12-30T13:43:00Z">
        <w:r w:rsidRPr="00FB161C">
          <w:rPr>
            <w:rFonts w:cstheme="minorHAnsi"/>
          </w:rPr>
          <w:t xml:space="preserve"> </w:t>
        </w:r>
      </w:ins>
      <w:ins w:id="94" w:author="Beth Ann Griffin" w:date="2023-12-31T10:11:00Z">
        <w:r w:rsidRPr="00FB161C">
          <w:rPr>
            <w:rFonts w:cstheme="minorHAnsi"/>
          </w:rPr>
          <w:t>We chose these models based on previous policy simulation stu</w:t>
        </w:r>
        <w:commentRangeStart w:id="95"/>
        <w:r w:rsidRPr="00FB161C">
          <w:rPr>
            <w:rFonts w:cstheme="minorHAnsi"/>
          </w:rPr>
          <w:t>dies</w:t>
        </w:r>
      </w:ins>
      <w:commentRangeEnd w:id="95"/>
      <w:r w:rsidRPr="00FB161C">
        <w:rPr>
          <w:rStyle w:val="CommentReference"/>
          <w:rFonts w:cstheme="minorHAnsi"/>
          <w:sz w:val="22"/>
          <w:szCs w:val="22"/>
        </w:rPr>
        <w:commentReference w:id="95"/>
      </w:r>
      <w:ins w:id="96" w:author="Beth Ann Griffin" w:date="2023-12-31T10:11:00Z">
        <w:r w:rsidRPr="00FB161C">
          <w:rPr>
            <w:rFonts w:cstheme="minorHAnsi"/>
          </w:rPr>
          <w:t xml:space="preserve"> and on recently proposed design-based methods for addressing </w:t>
        </w:r>
      </w:ins>
      <w:ins w:id="97" w:author="Beth Ann Griffin" w:date="2023-12-31T10:13:00Z">
        <w:r w:rsidRPr="00FB161C">
          <w:rPr>
            <w:rFonts w:cstheme="minorHAnsi"/>
          </w:rPr>
          <w:t>time-varying effect heterogene</w:t>
        </w:r>
      </w:ins>
      <w:ins w:id="98" w:author="Beth Ann Griffin" w:date="2023-12-31T10:14:00Z">
        <w:r w:rsidRPr="00FB161C">
          <w:rPr>
            <w:rFonts w:cstheme="minorHAnsi"/>
          </w:rPr>
          <w:t xml:space="preserve">ity </w:t>
        </w:r>
      </w:ins>
      <w:ins w:id="99" w:author="Beth Ann Griffin" w:date="2023-12-31T10:11:00Z">
        <w:r w:rsidRPr="00FB161C">
          <w:rPr>
            <w:rFonts w:cstheme="minorHAnsi"/>
          </w:rPr>
          <w:t xml:space="preserve">in policy </w:t>
        </w:r>
        <w:commentRangeStart w:id="100"/>
        <w:r w:rsidRPr="00FB161C">
          <w:rPr>
            <w:rFonts w:cstheme="minorHAnsi"/>
          </w:rPr>
          <w:t xml:space="preserve">evaluations. </w:t>
        </w:r>
      </w:ins>
      <w:commentRangeEnd w:id="100"/>
      <w:ins w:id="101" w:author="Beth Ann Griffin" w:date="2023-12-31T10:14:00Z">
        <w:r w:rsidRPr="00FB161C">
          <w:rPr>
            <w:rStyle w:val="CommentReference"/>
            <w:rFonts w:cstheme="minorHAnsi"/>
            <w:sz w:val="22"/>
            <w:szCs w:val="22"/>
          </w:rPr>
          <w:commentReference w:id="100"/>
        </w:r>
      </w:ins>
      <w:ins w:id="102" w:author="Beth Ann Griffin" w:date="2023-12-31T10:11:00Z">
        <w:r w:rsidRPr="00FB161C">
          <w:rPr>
            <w:rFonts w:cstheme="minorHAnsi"/>
          </w:rPr>
          <w:t xml:space="preserve">The models differ in how they address confounding </w:t>
        </w:r>
      </w:ins>
      <w:ins w:id="103" w:author="Beth Ann Griffin" w:date="2023-12-31T10:15:00Z">
        <w:r>
          <w:rPr>
            <w:rFonts w:cstheme="minorHAnsi"/>
          </w:rPr>
          <w:t xml:space="preserve">effect heterogeneity </w:t>
        </w:r>
      </w:ins>
      <w:ins w:id="104" w:author="Beth Ann Griffin" w:date="2023-12-31T10:11:00Z">
        <w:r w:rsidRPr="00FB161C">
          <w:rPr>
            <w:rFonts w:cstheme="minorHAnsi"/>
          </w:rPr>
          <w:t>in longitudinal DID-type studies.</w:t>
        </w:r>
      </w:ins>
    </w:p>
    <w:p w14:paraId="5CBB7004" w14:textId="3D2F15F9" w:rsidR="00FB161C" w:rsidRPr="00FB161C" w:rsidDel="00FB161C" w:rsidRDefault="00FB161C" w:rsidP="00FB161C">
      <w:pPr>
        <w:rPr>
          <w:del w:id="105" w:author="Beth Ann Griffin" w:date="2023-12-31T10:16:00Z"/>
          <w:rFonts w:cstheme="minorHAnsi"/>
        </w:rPr>
      </w:pPr>
    </w:p>
    <w:p w14:paraId="1DC530A2" w14:textId="77777777" w:rsidR="00FB161C" w:rsidRPr="00FB161C" w:rsidRDefault="00FB161C" w:rsidP="00FB161C">
      <w:pPr>
        <w:pStyle w:val="Heading4"/>
        <w:rPr>
          <w:rFonts w:asciiTheme="minorHAnsi" w:hAnsiTheme="minorHAnsi" w:cstheme="minorHAnsi"/>
        </w:rPr>
      </w:pPr>
      <w:r w:rsidRPr="00FB161C">
        <w:rPr>
          <w:rFonts w:asciiTheme="minorHAnsi" w:hAnsiTheme="minorHAnsi" w:cstheme="minorHAnsi"/>
        </w:rPr>
        <w:t>Event Study</w:t>
      </w:r>
    </w:p>
    <w:p w14:paraId="30E76EE6" w14:textId="77777777" w:rsidR="00FB161C" w:rsidRPr="00FB161C" w:rsidRDefault="00FB161C" w:rsidP="00FB161C">
      <w:pPr>
        <w:rPr>
          <w:rFonts w:cstheme="minorHAnsi"/>
        </w:rPr>
      </w:pPr>
      <w:r w:rsidRPr="00FB161C">
        <w:rPr>
          <w:rFonts w:cstheme="minorHAnsi"/>
        </w:rPr>
        <w:tab/>
        <w:t xml:space="preserve">Event study models are commonly used to estimate time-varying treatment effects using longitudinal </w:t>
      </w:r>
      <w:commentRangeStart w:id="106"/>
      <w:r w:rsidRPr="00FB161C">
        <w:rPr>
          <w:rFonts w:cstheme="minorHAnsi"/>
        </w:rPr>
        <w:t>data</w:t>
      </w:r>
      <w:commentRangeEnd w:id="106"/>
      <w:r w:rsidRPr="00FB161C">
        <w:rPr>
          <w:rStyle w:val="CommentReference"/>
          <w:rFonts w:cstheme="minorHAnsi"/>
          <w:sz w:val="22"/>
          <w:szCs w:val="22"/>
        </w:rPr>
        <w:commentReference w:id="106"/>
      </w:r>
      <w:r w:rsidRPr="00FB161C">
        <w:rPr>
          <w:rFonts w:cstheme="minorHAnsi"/>
        </w:rPr>
        <w:t>. This approach estimates time-varying treatment effects using a binary indicator corresponding to the number of periods since treatment was implemented. This model aims to control for confounding using unit and time fixed effects, along with covariate adjustment. For all considered models, we estimated treatment effects using the following specification:</w:t>
      </w:r>
    </w:p>
    <w:p w14:paraId="3996424D" w14:textId="77777777" w:rsidR="00FB161C" w:rsidRPr="00FB161C" w:rsidRDefault="00000000" w:rsidP="00FB161C">
      <w:pPr>
        <w:rPr>
          <w:rFonts w:eastAsiaTheme="minorEastAsia" w:cstheme="minorHAnsi"/>
        </w:rPr>
      </w:pPr>
      <m:oMathPara>
        <m:oMath>
          <m:sSubSup>
            <m:sSubSupPr>
              <m:ctrlPr>
                <w:rPr>
                  <w:rFonts w:ascii="Cambria Math" w:eastAsiaTheme="minorEastAsia" w:hAnsi="Cambria Math" w:cstheme="minorHAnsi"/>
                  <w:i/>
                </w:rPr>
              </m:ctrlPr>
            </m:sSubSupPr>
            <m:e>
              <m:r>
                <w:rPr>
                  <w:rFonts w:ascii="Cambria Math" w:eastAsiaTheme="minorEastAsia" w:hAnsi="Cambria Math" w:cstheme="minorHAnsi"/>
                </w:rPr>
                <m:t>Y</m:t>
              </m:r>
            </m:e>
            <m:sub>
              <m:r>
                <w:rPr>
                  <w:rFonts w:ascii="Cambria Math" w:eastAsiaTheme="minorEastAsia" w:hAnsi="Cambria Math" w:cstheme="minorHAnsi"/>
                </w:rPr>
                <m:t>i,t</m:t>
              </m:r>
            </m:sub>
            <m:sup>
              <m:r>
                <w:rPr>
                  <w:rFonts w:ascii="Cambria Math" w:eastAsiaTheme="minorEastAsia" w:hAnsi="Cambria Math" w:cstheme="minorHAnsi"/>
                </w:rPr>
                <m:t>*</m:t>
              </m:r>
            </m:sup>
          </m:sSubSup>
          <w:commentRangeStart w:id="107"/>
          <w:commentRangeStart w:id="108"/>
          <w:commentRangeEnd w:id="107"/>
          <m:r>
            <m:rPr>
              <m:sty m:val="p"/>
            </m:rPr>
            <w:rPr>
              <w:rStyle w:val="CommentReference"/>
              <w:rFonts w:ascii="Cambria Math" w:hAnsi="Cambria Math" w:cstheme="minorHAnsi"/>
              <w:sz w:val="22"/>
              <w:szCs w:val="22"/>
            </w:rPr>
            <w:commentReference w:id="107"/>
          </m:r>
          <w:commentRangeEnd w:id="108"/>
          <m:r>
            <m:rPr>
              <m:sty m:val="p"/>
            </m:rPr>
            <w:rPr>
              <w:rStyle w:val="CommentReference"/>
            </w:rPr>
            <w:commentReference w:id="108"/>
          </m:r>
          <m:r>
            <w:rPr>
              <w:rFonts w:ascii="Cambria Math" w:hAnsi="Cambria Math" w:cstheme="minorHAnsi"/>
            </w:rPr>
            <m:t xml:space="preserve">= </m:t>
          </m:r>
          <m:nary>
            <m:naryPr>
              <m:chr m:val="∑"/>
              <m:limLoc m:val="undOvr"/>
              <m:ctrlPr>
                <w:rPr>
                  <w:rFonts w:ascii="Cambria Math" w:hAnsi="Cambria Math" w:cstheme="minorHAnsi"/>
                  <w:i/>
                </w:rPr>
              </m:ctrlPr>
            </m:naryPr>
            <m:sub>
              <m:r>
                <w:rPr>
                  <w:rFonts w:ascii="Cambria Math" w:hAnsi="Cambria Math" w:cstheme="minorHAnsi"/>
                </w:rPr>
                <m:t>j= -m</m:t>
              </m:r>
            </m:sub>
            <m:sup>
              <m:r>
                <w:rPr>
                  <w:rFonts w:ascii="Cambria Math" w:hAnsi="Cambria Math" w:cstheme="minorHAnsi"/>
                </w:rPr>
                <m:t>m</m:t>
              </m:r>
            </m:sup>
            <m:e>
              <m:sSub>
                <m:sSubPr>
                  <m:ctrlPr>
                    <w:rPr>
                      <w:rFonts w:ascii="Cambria Math" w:hAnsi="Cambria Math" w:cstheme="minorHAnsi"/>
                      <w:i/>
                    </w:rPr>
                  </m:ctrlPr>
                </m:sSubPr>
                <m:e>
                  <m:r>
                    <w:rPr>
                      <w:rFonts w:ascii="Cambria Math" w:hAnsi="Cambria Math" w:cstheme="minorHAnsi"/>
                    </w:rPr>
                    <m:t>γ</m:t>
                  </m:r>
                </m:e>
                <m:sub>
                  <m:r>
                    <w:rPr>
                      <w:rFonts w:ascii="Cambria Math" w:hAnsi="Cambria Math" w:cstheme="minorHAnsi"/>
                    </w:rPr>
                    <m:t>j</m:t>
                  </m:r>
                </m:sub>
              </m:sSub>
            </m:e>
          </m:nary>
          <m:sSub>
            <m:sSubPr>
              <m:ctrlPr>
                <w:rPr>
                  <w:rFonts w:ascii="Cambria Math" w:hAnsi="Cambria Math" w:cstheme="minorHAnsi"/>
                  <w:iCs/>
                </w:rPr>
              </m:ctrlPr>
            </m:sSubPr>
            <m:e>
              <m:r>
                <m:rPr>
                  <m:sty m:val="p"/>
                </m:rPr>
                <w:rPr>
                  <w:rFonts w:ascii="Cambria Math" w:hAnsi="Cambria Math" w:cstheme="minorHAnsi"/>
                </w:rPr>
                <m:t>·D</m:t>
              </m:r>
              <m:ctrlPr>
                <w:rPr>
                  <w:rFonts w:ascii="Cambria Math" w:hAnsi="Cambria Math" w:cstheme="minorHAnsi"/>
                  <w:i/>
                </w:rPr>
              </m:ctrlPr>
            </m:e>
            <m:sub>
              <m:r>
                <m:rPr>
                  <m:sty m:val="p"/>
                </m:rPr>
                <w:rPr>
                  <w:rFonts w:ascii="Cambria Math" w:hAnsi="Cambria Math" w:cstheme="minorHAnsi"/>
                </w:rPr>
                <m:t>i,t-j</m:t>
              </m:r>
            </m:sub>
          </m:sSub>
          <m:r>
            <w:rPr>
              <w:rFonts w:ascii="Cambria Math" w:hAnsi="Cambria Math" w:cstheme="minorHAnsi"/>
            </w:rPr>
            <m:t xml:space="preserve">+ </m:t>
          </m:r>
          <m:sSub>
            <m:sSubPr>
              <m:ctrlPr>
                <w:rPr>
                  <w:rFonts w:ascii="Cambria Math" w:hAnsi="Cambria Math" w:cstheme="minorHAnsi"/>
                  <w:i/>
                  <w:iCs/>
                </w:rPr>
              </m:ctrlPr>
            </m:sSubPr>
            <m:e>
              <m:r>
                <w:rPr>
                  <w:rFonts w:ascii="Cambria Math" w:hAnsi="Cambria Math" w:cstheme="minorHAnsi"/>
                </w:rPr>
                <m:t>α</m:t>
              </m:r>
            </m:e>
            <m:sub>
              <m:r>
                <w:rPr>
                  <w:rFonts w:ascii="Cambria Math" w:hAnsi="Cambria Math" w:cstheme="minorHAnsi"/>
                </w:rPr>
                <m:t>i</m:t>
              </m:r>
            </m:sub>
          </m:sSub>
          <m:r>
            <w:rPr>
              <w:rFonts w:ascii="Cambria Math" w:hAnsi="Cambria Math" w:cstheme="minorHAnsi"/>
            </w:rPr>
            <m:t xml:space="preserve">+ </m:t>
          </m:r>
          <m:sSub>
            <m:sSubPr>
              <m:ctrlPr>
                <w:rPr>
                  <w:rFonts w:ascii="Cambria Math" w:hAnsi="Cambria Math" w:cstheme="minorHAnsi"/>
                  <w:i/>
                  <w:iCs/>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r>
            <m:rPr>
              <m:sty m:val="p"/>
            </m:rPr>
            <w:rPr>
              <w:rFonts w:ascii="Cambria Math" w:hAnsi="Cambria Math" w:cstheme="minorHAnsi"/>
            </w:rPr>
            <m:t>β·</m:t>
          </m:r>
          <m:sSub>
            <m:sSubPr>
              <m:ctrlPr>
                <w:rPr>
                  <w:rFonts w:ascii="Cambria Math" w:hAnsi="Cambria Math" w:cstheme="minorHAnsi"/>
                </w:rPr>
              </m:ctrlPr>
            </m:sSubPr>
            <m:e>
              <m:r>
                <m:rPr>
                  <m:sty m:val="p"/>
                </m:rPr>
                <w:rPr>
                  <w:rFonts w:ascii="Cambria Math" w:hAnsi="Cambria Math" w:cstheme="minorHAnsi"/>
                </w:rPr>
                <m:t>X</m:t>
              </m:r>
            </m:e>
            <m:sub>
              <m:r>
                <m:rPr>
                  <m:sty m:val="p"/>
                </m:rPr>
                <w:rPr>
                  <w:rFonts w:ascii="Cambria Math" w:hAnsi="Cambria Math" w:cstheme="minorHAnsi"/>
                </w:rPr>
                <m:t>i,t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ϵ</m:t>
              </m:r>
            </m:e>
            <m:sub>
              <m:r>
                <w:rPr>
                  <w:rFonts w:ascii="Cambria Math" w:hAnsi="Cambria Math" w:cstheme="minorHAnsi"/>
                </w:rPr>
                <m:t>i,t</m:t>
              </m:r>
            </m:sub>
          </m:sSub>
        </m:oMath>
      </m:oMathPara>
    </w:p>
    <w:p w14:paraId="547A4828" w14:textId="005B9BD8" w:rsidR="00FB161C" w:rsidRPr="00FB161C" w:rsidRDefault="00FB161C">
      <w:pPr>
        <w:rPr>
          <w:rFonts w:eastAsiaTheme="minorEastAsia" w:cstheme="minorHAnsi"/>
          <w:iCs/>
        </w:rPr>
        <w:pPrChange w:id="109" w:author="Beth Ann Griffin" w:date="2023-12-30T13:45:00Z">
          <w:pPr>
            <w:ind w:firstLine="720"/>
          </w:pPr>
        </w:pPrChange>
      </w:pPr>
      <w:r w:rsidRPr="00FB161C">
        <w:rPr>
          <w:rFonts w:eastAsiaTheme="minorEastAsia" w:cstheme="minorHAnsi"/>
        </w:rPr>
        <w:lastRenderedPageBreak/>
        <w:t xml:space="preserve">Where </w:t>
      </w:r>
      <m:oMath>
        <m:sSub>
          <m:sSubPr>
            <m:ctrlPr>
              <w:rPr>
                <w:rFonts w:ascii="Cambria Math" w:hAnsi="Cambria Math" w:cstheme="minorHAnsi"/>
                <w:i/>
              </w:rPr>
            </m:ctrlPr>
          </m:sSubPr>
          <m:e>
            <m:r>
              <w:rPr>
                <w:rFonts w:ascii="Cambria Math" w:hAnsi="Cambria Math" w:cstheme="minorHAnsi"/>
              </w:rPr>
              <m:t>γ</m:t>
            </m:r>
          </m:e>
          <m:sub>
            <m:r>
              <w:rPr>
                <w:rFonts w:ascii="Cambria Math" w:hAnsi="Cambria Math" w:cstheme="minorHAnsi"/>
              </w:rPr>
              <m:t>j</m:t>
            </m:r>
          </m:sub>
        </m:sSub>
      </m:oMath>
      <w:r w:rsidRPr="00FB161C">
        <w:rPr>
          <w:rFonts w:eastAsiaTheme="minorEastAsia" w:cstheme="minorHAnsi"/>
        </w:rPr>
        <w:t xml:space="preserve"> is an estimated effect for event-time </w:t>
      </w:r>
      <m:oMath>
        <m:r>
          <w:rPr>
            <w:rFonts w:ascii="Cambria Math" w:hAnsi="Cambria Math" w:cstheme="minorHAnsi"/>
          </w:rPr>
          <m:t>j</m:t>
        </m:r>
      </m:oMath>
      <w:r w:rsidRPr="00FB161C">
        <w:rPr>
          <w:rFonts w:eastAsiaTheme="minorEastAsia" w:cstheme="minorHAnsi"/>
        </w:rPr>
        <w:t xml:space="preserve">. The </w:t>
      </w:r>
      <w:r w:rsidRPr="00FB161C">
        <w:rPr>
          <w:rFonts w:eastAsiaTheme="minorEastAsia" w:cstheme="minorHAnsi"/>
          <w:iCs/>
        </w:rPr>
        <w:t>event-time indicates a period relative to the first year of treatment.</w:t>
      </w:r>
      <w:del w:id="110" w:author="Beth Ann Griffin" w:date="2023-12-30T13:45:00Z">
        <w:r w:rsidRPr="00FB161C" w:rsidDel="001B3135">
          <w:rPr>
            <w:rFonts w:eastAsiaTheme="minorEastAsia" w:cstheme="minorHAnsi"/>
            <w:iCs/>
          </w:rPr>
          <w:delText xml:space="preserve"> For example, if a policy was adopted in 2014 and the year was 2016, then the event-time would be two years (</w:delText>
        </w:r>
      </w:del>
      <m:oMath>
        <m:r>
          <w:del w:id="111" w:author="Beth Ann Griffin" w:date="2023-12-30T13:45:00Z">
            <w:rPr>
              <w:rFonts w:ascii="Cambria Math" w:hAnsi="Cambria Math" w:cstheme="minorHAnsi"/>
            </w:rPr>
            <m:t>j=2)</m:t>
          </w:del>
        </m:r>
      </m:oMath>
      <w:del w:id="112" w:author="Beth Ann Griffin" w:date="2023-12-30T13:45:00Z">
        <w:r w:rsidRPr="00FB161C" w:rsidDel="001B3135">
          <w:rPr>
            <w:rFonts w:eastAsiaTheme="minorEastAsia" w:cstheme="minorHAnsi"/>
          </w:rPr>
          <w:delText xml:space="preserve"> while if the year was 2010, the event-time would be four years past (</w:delText>
        </w:r>
      </w:del>
      <m:oMath>
        <m:r>
          <w:del w:id="113" w:author="Beth Ann Griffin" w:date="2023-12-30T13:45:00Z">
            <w:rPr>
              <w:rFonts w:ascii="Cambria Math" w:hAnsi="Cambria Math" w:cstheme="minorHAnsi"/>
            </w:rPr>
            <m:t>j</m:t>
          </w:del>
        </m:r>
      </m:oMath>
      <w:del w:id="114" w:author="Beth Ann Griffin" w:date="2023-12-30T13:45:00Z">
        <w:r w:rsidRPr="00FB161C" w:rsidDel="001B3135">
          <w:rPr>
            <w:rFonts w:eastAsiaTheme="minorEastAsia" w:cstheme="minorHAnsi"/>
          </w:rPr>
          <w:delText xml:space="preserve"> = -4)</w:delText>
        </w:r>
      </w:del>
      <w:r w:rsidRPr="00FB161C">
        <w:rPr>
          <w:rFonts w:eastAsiaTheme="minorEastAsia" w:cstheme="minorHAnsi"/>
        </w:rPr>
        <w:t xml:space="preserve">. </w:t>
      </w:r>
      <m:oMath>
        <m:sSub>
          <m:sSubPr>
            <m:ctrlPr>
              <w:rPr>
                <w:rFonts w:ascii="Cambria Math" w:hAnsi="Cambria Math" w:cstheme="minorHAnsi"/>
                <w:iCs/>
              </w:rPr>
            </m:ctrlPr>
          </m:sSubPr>
          <m:e>
            <m:r>
              <m:rPr>
                <m:sty m:val="p"/>
              </m:rPr>
              <w:rPr>
                <w:rFonts w:ascii="Cambria Math" w:hAnsi="Cambria Math" w:cstheme="minorHAnsi"/>
              </w:rPr>
              <m:t>D</m:t>
            </m:r>
            <m:ctrlPr>
              <w:rPr>
                <w:rFonts w:ascii="Cambria Math" w:hAnsi="Cambria Math" w:cstheme="minorHAnsi"/>
                <w:i/>
              </w:rPr>
            </m:ctrlPr>
          </m:e>
          <m:sub>
            <m:r>
              <m:rPr>
                <m:sty m:val="p"/>
              </m:rPr>
              <w:rPr>
                <w:rFonts w:ascii="Cambria Math" w:hAnsi="Cambria Math" w:cstheme="minorHAnsi"/>
              </w:rPr>
              <m:t>i,t-j</m:t>
            </m:r>
          </m:sub>
        </m:sSub>
      </m:oMath>
      <w:r w:rsidRPr="00FB161C">
        <w:rPr>
          <w:rFonts w:eastAsiaTheme="minorEastAsia" w:cstheme="minorHAnsi"/>
          <w:iCs/>
        </w:rPr>
        <w:t xml:space="preserve"> is an indicator variable for treatment status in event-time, which equals one if treatment occurred within exactly </w:t>
      </w:r>
      <m:oMath>
        <m:r>
          <w:rPr>
            <w:rFonts w:ascii="Cambria Math" w:hAnsi="Cambria Math" w:cstheme="minorHAnsi"/>
          </w:rPr>
          <m:t>j</m:t>
        </m:r>
      </m:oMath>
      <w:r w:rsidRPr="00FB161C">
        <w:rPr>
          <w:rFonts w:eastAsiaTheme="minorEastAsia" w:cstheme="minorHAnsi"/>
        </w:rPr>
        <w:t xml:space="preserve"> periods since year </w:t>
      </w:r>
      <m:oMath>
        <m:r>
          <m:rPr>
            <m:sty m:val="p"/>
          </m:rPr>
          <w:rPr>
            <w:rFonts w:ascii="Cambria Math" w:hAnsi="Cambria Math" w:cstheme="minorHAnsi"/>
          </w:rPr>
          <m:t>t.</m:t>
        </m:r>
      </m:oMath>
      <w:r w:rsidRPr="00FB161C">
        <w:rPr>
          <w:rFonts w:eastAsiaTheme="minorEastAsia" w:cstheme="minorHAnsi"/>
          <w:iCs/>
        </w:rPr>
        <w:t xml:space="preserve"> </w:t>
      </w:r>
      <m:oMath>
        <m:r>
          <w:rPr>
            <w:rFonts w:ascii="Cambria Math" w:hAnsi="Cambria Math" w:cstheme="minorHAnsi"/>
          </w:rPr>
          <m:t>-m, m</m:t>
        </m:r>
      </m:oMath>
      <w:r w:rsidRPr="00FB161C">
        <w:rPr>
          <w:rFonts w:eastAsiaTheme="minorEastAsia" w:cstheme="minorHAnsi"/>
        </w:rPr>
        <w:t xml:space="preserve"> denotes start and endpoints in event-time, which can differ depending on when a state </w:t>
      </w:r>
      <m:oMath>
        <m:r>
          <m:rPr>
            <m:sty m:val="p"/>
          </m:rPr>
          <w:rPr>
            <w:rFonts w:ascii="Cambria Math" w:hAnsi="Cambria Math" w:cstheme="minorHAnsi"/>
          </w:rPr>
          <m:t>i</m:t>
        </m:r>
      </m:oMath>
      <w:r w:rsidRPr="00FB161C">
        <w:rPr>
          <w:rFonts w:eastAsiaTheme="minorEastAsia" w:cstheme="minorHAnsi"/>
          <w:iCs/>
        </w:rPr>
        <w:t xml:space="preserve"> was first treated. </w:t>
      </w:r>
      <w:commentRangeStart w:id="115"/>
      <w:commentRangeStart w:id="116"/>
      <w:r w:rsidRPr="00FB161C">
        <w:rPr>
          <w:rFonts w:eastAsiaTheme="minorEastAsia" w:cstheme="minorHAnsi"/>
          <w:iCs/>
        </w:rPr>
        <w:t xml:space="preserve">Throughout this paper, we only display results for j = {1, 5}, though we estimated effects for all anticipation periods (i.e., </w:t>
      </w:r>
      <m:oMath>
        <m:r>
          <w:rPr>
            <w:rFonts w:ascii="Cambria Math" w:hAnsi="Cambria Math" w:cstheme="minorHAnsi"/>
          </w:rPr>
          <m:t>j</m:t>
        </m:r>
      </m:oMath>
      <w:r w:rsidRPr="00FB161C">
        <w:rPr>
          <w:rFonts w:eastAsiaTheme="minorEastAsia" w:cstheme="minorHAnsi"/>
          <w:iCs/>
        </w:rPr>
        <w:t xml:space="preserve"> &lt; 0) and additional treatment event-periods (i.e., </w:t>
      </w:r>
      <m:oMath>
        <m:r>
          <w:rPr>
            <w:rFonts w:ascii="Cambria Math" w:hAnsi="Cambria Math" w:cstheme="minorHAnsi"/>
          </w:rPr>
          <m:t>j&gt;5)</m:t>
        </m:r>
      </m:oMath>
      <w:r w:rsidRPr="00FB161C">
        <w:rPr>
          <w:rFonts w:eastAsiaTheme="minorEastAsia" w:cstheme="minorHAnsi"/>
          <w:iCs/>
        </w:rPr>
        <w:t>.</w:t>
      </w:r>
      <w:commentRangeEnd w:id="115"/>
      <w:r w:rsidRPr="00FB161C">
        <w:rPr>
          <w:rStyle w:val="CommentReference"/>
          <w:rFonts w:cstheme="minorHAnsi"/>
          <w:sz w:val="22"/>
          <w:szCs w:val="22"/>
        </w:rPr>
        <w:commentReference w:id="115"/>
      </w:r>
      <w:commentRangeEnd w:id="116"/>
      <w:r w:rsidR="00A9460A">
        <w:rPr>
          <w:rStyle w:val="CommentReference"/>
        </w:rPr>
        <w:commentReference w:id="116"/>
      </w:r>
      <w:r w:rsidRPr="00FB161C">
        <w:rPr>
          <w:rFonts w:eastAsiaTheme="minorEastAsia" w:cstheme="minorHAnsi"/>
          <w:iCs/>
        </w:rPr>
        <w:t xml:space="preserve"> The specification also includes unit and time fixed effects (</w:t>
      </w:r>
      <m:oMath>
        <m:sSub>
          <m:sSubPr>
            <m:ctrlPr>
              <w:rPr>
                <w:rFonts w:ascii="Cambria Math" w:hAnsi="Cambria Math" w:cstheme="minorHAnsi"/>
                <w:i/>
                <w:iCs/>
              </w:rPr>
            </m:ctrlPr>
          </m:sSubPr>
          <m:e>
            <m:r>
              <w:rPr>
                <w:rFonts w:ascii="Cambria Math" w:hAnsi="Cambria Math" w:cstheme="minorHAnsi"/>
              </w:rPr>
              <m:t>α</m:t>
            </m:r>
          </m:e>
          <m:sub>
            <m:r>
              <w:rPr>
                <w:rFonts w:ascii="Cambria Math" w:hAnsi="Cambria Math" w:cstheme="minorHAnsi"/>
              </w:rPr>
              <m:t>i</m:t>
            </m:r>
          </m:sub>
        </m:sSub>
      </m:oMath>
      <w:r w:rsidRPr="00FB161C">
        <w:rPr>
          <w:rFonts w:eastAsiaTheme="minorEastAsia" w:cstheme="minorHAnsi"/>
          <w:iCs/>
        </w:rPr>
        <w:t xml:space="preserve"> and </w:t>
      </w:r>
      <m:oMath>
        <m:sSub>
          <m:sSubPr>
            <m:ctrlPr>
              <w:rPr>
                <w:rFonts w:ascii="Cambria Math" w:hAnsi="Cambria Math" w:cstheme="minorHAnsi"/>
                <w:i/>
                <w:iCs/>
              </w:rPr>
            </m:ctrlPr>
          </m:sSubPr>
          <m:e>
            <m:r>
              <w:rPr>
                <w:rFonts w:ascii="Cambria Math" w:hAnsi="Cambria Math" w:cstheme="minorHAnsi"/>
              </w:rPr>
              <m:t>δ</m:t>
            </m:r>
          </m:e>
          <m:sub>
            <m:r>
              <w:rPr>
                <w:rFonts w:ascii="Cambria Math" w:hAnsi="Cambria Math" w:cstheme="minorHAnsi"/>
              </w:rPr>
              <m:t>t</m:t>
            </m:r>
          </m:sub>
        </m:sSub>
      </m:oMath>
      <w:r w:rsidRPr="00FB161C">
        <w:rPr>
          <w:rFonts w:eastAsiaTheme="minorEastAsia" w:cstheme="minorHAnsi"/>
          <w:iCs/>
        </w:rPr>
        <w:t>, respectively).</w:t>
      </w:r>
      <w:r w:rsidRPr="00FB161C">
        <w:rPr>
          <w:rFonts w:eastAsiaTheme="minorEastAsia" w:cstheme="minorHAnsi"/>
        </w:rPr>
        <w:t xml:space="preserve"> Like a difference-in-difference estimator, the fixed effects remove time-invariant confounding between treated and untreated units. </w:t>
      </w:r>
      <w:del w:id="117" w:author="Beth Ann Griffin" w:date="2023-12-31T10:23:00Z">
        <w:r w:rsidRPr="00FB161C" w:rsidDel="00A9460A">
          <w:rPr>
            <w:rFonts w:eastAsiaTheme="minorEastAsia" w:cstheme="minorHAnsi"/>
          </w:rPr>
          <w:delText xml:space="preserve">We also adjusted the model for an additional confounder </w:delText>
        </w:r>
      </w:del>
      <m:oMath>
        <m:sSub>
          <m:sSubPr>
            <m:ctrlPr>
              <w:del w:id="118" w:author="Beth Ann Griffin" w:date="2023-12-31T10:23:00Z">
                <w:rPr>
                  <w:rFonts w:ascii="Cambria Math" w:hAnsi="Cambria Math" w:cstheme="minorHAnsi"/>
                </w:rPr>
              </w:del>
            </m:ctrlPr>
          </m:sSubPr>
          <m:e>
            <m:r>
              <w:del w:id="119" w:author="Beth Ann Griffin" w:date="2023-12-31T10:23:00Z">
                <m:rPr>
                  <m:sty m:val="p"/>
                </m:rPr>
                <w:rPr>
                  <w:rFonts w:ascii="Cambria Math" w:hAnsi="Cambria Math" w:cstheme="minorHAnsi"/>
                </w:rPr>
                <m:t>X</m:t>
              </w:del>
            </m:r>
          </m:e>
          <m:sub>
            <m:r>
              <w:del w:id="120" w:author="Beth Ann Griffin" w:date="2023-12-31T10:23:00Z">
                <m:rPr>
                  <m:sty m:val="p"/>
                </m:rPr>
                <w:rPr>
                  <w:rFonts w:ascii="Cambria Math" w:hAnsi="Cambria Math" w:cstheme="minorHAnsi"/>
                </w:rPr>
                <m:t>i,t</m:t>
              </w:del>
            </m:r>
          </m:sub>
        </m:sSub>
        <m:r>
          <w:del w:id="121" w:author="Beth Ann Griffin" w:date="2023-12-31T10:23:00Z">
            <w:rPr>
              <w:rFonts w:ascii="Cambria Math" w:hAnsi="Cambria Math" w:cstheme="minorHAnsi"/>
            </w:rPr>
            <m:t>:</m:t>
          </w:del>
        </m:r>
      </m:oMath>
      <w:del w:id="122" w:author="Beth Ann Griffin" w:date="2023-12-31T10:23:00Z">
        <w:r w:rsidRPr="00FB161C" w:rsidDel="00A9460A">
          <w:rPr>
            <w:rFonts w:eastAsiaTheme="minorEastAsia" w:cstheme="minorHAnsi"/>
          </w:rPr>
          <w:delText xml:space="preserve">  the unemployment rate.</w:delText>
        </w:r>
      </w:del>
      <w:ins w:id="123" w:author="Beth Ann Griffin" w:date="2023-12-30T13:46:00Z">
        <w:r w:rsidRPr="00FB161C">
          <w:rPr>
            <w:rFonts w:eastAsiaTheme="minorEastAsia" w:cstheme="minorHAnsi"/>
          </w:rPr>
          <w:t>Standard errors from this model were estimated by applying a cluster adjustment.</w:t>
        </w:r>
      </w:ins>
      <w:ins w:id="124" w:author="Beth Ann Griffin" w:date="2023-12-30T13:51:00Z">
        <w:r w:rsidRPr="00FB161C">
          <w:rPr>
            <w:rFonts w:eastAsiaTheme="minorEastAsia" w:cstheme="minorHAnsi"/>
          </w:rPr>
          <w:t xml:space="preserve"> We estimated the model using the XXX command in R and the YY command for performing the needed cluster adjustment.</w:t>
        </w:r>
      </w:ins>
      <w:ins w:id="125" w:author="Beth Ann Griffin" w:date="2023-12-30T13:46:00Z">
        <w:r w:rsidRPr="00FB161C">
          <w:rPr>
            <w:rFonts w:eastAsiaTheme="minorEastAsia" w:cstheme="minorHAnsi"/>
          </w:rPr>
          <w:t xml:space="preserve"> </w:t>
        </w:r>
      </w:ins>
    </w:p>
    <w:p w14:paraId="722F0B9B" w14:textId="77777777" w:rsidR="00FB161C" w:rsidRPr="00FB161C" w:rsidRDefault="00FB161C" w:rsidP="00FB161C">
      <w:pPr>
        <w:pStyle w:val="Heading4"/>
        <w:rPr>
          <w:rFonts w:asciiTheme="minorHAnsi" w:eastAsiaTheme="minorEastAsia" w:hAnsiTheme="minorHAnsi" w:cstheme="minorHAnsi"/>
        </w:rPr>
      </w:pPr>
      <w:commentRangeStart w:id="126"/>
      <w:r w:rsidRPr="00FB161C">
        <w:rPr>
          <w:rFonts w:asciiTheme="minorHAnsi" w:eastAsiaTheme="minorEastAsia" w:hAnsiTheme="minorHAnsi" w:cstheme="minorHAnsi"/>
        </w:rPr>
        <w:t xml:space="preserve">Event Study with Autoregressive </w:t>
      </w:r>
      <w:r w:rsidRPr="00FB161C">
        <w:rPr>
          <w:rFonts w:asciiTheme="minorHAnsi" w:eastAsiaTheme="minorEastAsia" w:hAnsiTheme="minorHAnsi" w:cstheme="minorHAnsi"/>
          <w:i w:val="0"/>
          <w:iCs w:val="0"/>
        </w:rPr>
        <w:t>Term</w:t>
      </w:r>
      <w:commentRangeEnd w:id="126"/>
      <w:r w:rsidRPr="00FB161C">
        <w:rPr>
          <w:rStyle w:val="CommentReference"/>
          <w:rFonts w:asciiTheme="minorHAnsi" w:eastAsiaTheme="minorHAnsi" w:hAnsiTheme="minorHAnsi" w:cstheme="minorHAnsi"/>
          <w:i w:val="0"/>
          <w:iCs w:val="0"/>
          <w:color w:val="auto"/>
          <w:sz w:val="22"/>
          <w:szCs w:val="22"/>
        </w:rPr>
        <w:commentReference w:id="126"/>
      </w:r>
    </w:p>
    <w:p w14:paraId="11DD3ACA" w14:textId="6AE27917" w:rsidR="00FB161C" w:rsidRPr="00FB161C" w:rsidRDefault="00FB161C">
      <w:pPr>
        <w:pStyle w:val="NoSpacing"/>
        <w:rPr>
          <w:rFonts w:cstheme="minorHAnsi"/>
        </w:rPr>
        <w:pPrChange w:id="127" w:author="Beth Ann Griffin" w:date="2023-12-30T13:53:00Z">
          <w:pPr/>
        </w:pPrChange>
      </w:pPr>
      <w:r w:rsidRPr="00FB161C">
        <w:rPr>
          <w:rFonts w:cstheme="minorHAnsi"/>
        </w:rPr>
        <w:tab/>
        <w:t>We also estimated an event study model using an autoregressive term rather than a fixed effect</w:t>
      </w:r>
      <w:ins w:id="128" w:author="Beth Ann Griffin" w:date="2023-12-30T13:45:00Z">
        <w:r w:rsidRPr="00FB161C">
          <w:rPr>
            <w:rFonts w:cstheme="minorHAnsi"/>
          </w:rPr>
          <w:t xml:space="preserve"> for state</w:t>
        </w:r>
      </w:ins>
      <w:r w:rsidRPr="00FB161C">
        <w:rPr>
          <w:rFonts w:cstheme="minorHAnsi"/>
        </w:rPr>
        <w:t>.</w:t>
      </w:r>
      <w:ins w:id="129" w:author="Beth Ann Griffin" w:date="2023-12-30T13:53:00Z">
        <w:r w:rsidRPr="00FB161C">
          <w:rPr>
            <w:rFonts w:cstheme="minorHAnsi"/>
          </w:rPr>
          <w:t xml:space="preserve"> </w:t>
        </w:r>
      </w:ins>
      <w:ins w:id="130" w:author="Beth Ann Griffin" w:date="2023-12-31T10:21:00Z">
        <w:r w:rsidR="00A9460A" w:rsidRPr="00A9460A">
          <w:rPr>
            <w:rFonts w:cstheme="minorHAnsi"/>
          </w:rPr>
          <w:t xml:space="preserve">Previous simulation studies demonstrated that autoregressive models perform </w:t>
        </w:r>
      </w:ins>
      <w:ins w:id="131" w:author="Beth Ann Griffin" w:date="2023-12-31T10:27:00Z">
        <w:r w:rsidR="00A9460A">
          <w:rPr>
            <w:rFonts w:cstheme="minorHAnsi"/>
          </w:rPr>
          <w:t>very</w:t>
        </w:r>
      </w:ins>
      <w:ins w:id="132" w:author="Beth Ann Griffin" w:date="2023-12-31T10:21:00Z">
        <w:r w:rsidR="00A9460A" w:rsidRPr="00A9460A">
          <w:rPr>
            <w:rFonts w:cstheme="minorHAnsi"/>
          </w:rPr>
          <w:t xml:space="preserve"> well for estimating state policy </w:t>
        </w:r>
        <w:commentRangeStart w:id="133"/>
        <w:r w:rsidR="00A9460A" w:rsidRPr="00A9460A">
          <w:rPr>
            <w:rFonts w:cstheme="minorHAnsi"/>
          </w:rPr>
          <w:t xml:space="preserve">effects. </w:t>
        </w:r>
      </w:ins>
      <w:commentRangeEnd w:id="133"/>
      <w:ins w:id="134" w:author="Beth Ann Griffin" w:date="2023-12-31T10:28:00Z">
        <w:r w:rsidR="00A9460A">
          <w:rPr>
            <w:rStyle w:val="CommentReference"/>
          </w:rPr>
          <w:commentReference w:id="133"/>
        </w:r>
      </w:ins>
      <w:ins w:id="135" w:author="Beth Ann Griffin" w:date="2023-12-31T10:21:00Z">
        <w:r w:rsidR="00A9460A" w:rsidRPr="00A9460A">
          <w:rPr>
            <w:rFonts w:cstheme="minorHAnsi"/>
          </w:rPr>
          <w:t xml:space="preserve">These models include one or more lagged measures of the outcome variable (e.g., </w:t>
        </w:r>
      </w:ins>
      <m:oMath>
        <m:sSubSup>
          <m:sSubSupPr>
            <m:ctrlPr>
              <w:ins w:id="136" w:author="Beth Ann Griffin" w:date="2023-12-31T10:21:00Z">
                <w:rPr>
                  <w:rFonts w:ascii="Cambria Math" w:hAnsi="Cambria Math" w:cstheme="minorHAnsi"/>
                  <w:i/>
                </w:rPr>
              </w:ins>
            </m:ctrlPr>
          </m:sSubSupPr>
          <m:e>
            <m:r>
              <w:ins w:id="137" w:author="Beth Ann Griffin" w:date="2023-12-31T10:21:00Z">
                <w:rPr>
                  <w:rFonts w:ascii="Cambria Math" w:hAnsi="Cambria Math" w:cstheme="minorHAnsi"/>
                </w:rPr>
                <m:t>Y</m:t>
              </w:ins>
            </m:r>
          </m:e>
          <m:sub>
            <m:r>
              <w:ins w:id="138" w:author="Beth Ann Griffin" w:date="2023-12-31T10:21:00Z">
                <w:rPr>
                  <w:rFonts w:ascii="Cambria Math" w:hAnsi="Cambria Math" w:cstheme="minorHAnsi"/>
                </w:rPr>
                <m:t>it-1</m:t>
              </w:ins>
            </m:r>
          </m:sub>
          <m:sup>
            <m:r>
              <w:ins w:id="139" w:author="Beth Ann Griffin" w:date="2023-12-31T10:21:00Z">
                <w:rPr>
                  <w:rFonts w:ascii="Cambria Math" w:hAnsi="Cambria Math" w:cstheme="minorHAnsi"/>
                </w:rPr>
                <m:t>obs</m:t>
              </w:ins>
            </m:r>
          </m:sup>
        </m:sSubSup>
      </m:oMath>
      <w:ins w:id="140" w:author="Beth Ann Griffin" w:date="2023-12-31T10:21:00Z">
        <w:r w:rsidR="00A9460A" w:rsidRPr="00A9460A">
          <w:rPr>
            <w:rFonts w:cstheme="minorHAnsi"/>
          </w:rPr>
          <w:t xml:space="preserve">) as covariates to control for potential confounding from differences in prior outcome trends across treated and comparison states. </w:t>
        </w:r>
      </w:ins>
      <w:ins w:id="141" w:author="Beth Ann Griffin" w:date="2023-12-31T10:29:00Z">
        <w:r w:rsidR="00B20284">
          <w:rPr>
            <w:rFonts w:cstheme="minorHAnsi"/>
          </w:rPr>
          <w:t xml:space="preserve">As such, </w:t>
        </w:r>
      </w:ins>
      <w:del w:id="142" w:author="Beth Ann Griffin" w:date="2023-12-31T10:29:00Z">
        <w:r w:rsidRPr="00FB161C" w:rsidDel="00B20284">
          <w:rPr>
            <w:rFonts w:cstheme="minorHAnsi"/>
          </w:rPr>
          <w:delText>T</w:delText>
        </w:r>
      </w:del>
      <w:ins w:id="143" w:author="Beth Ann Griffin" w:date="2023-12-31T10:29:00Z">
        <w:r w:rsidR="00B20284">
          <w:rPr>
            <w:rFonts w:cstheme="minorHAnsi"/>
          </w:rPr>
          <w:t>t</w:t>
        </w:r>
      </w:ins>
      <w:r w:rsidRPr="00FB161C">
        <w:rPr>
          <w:rFonts w:cstheme="minorHAnsi"/>
        </w:rPr>
        <w:t>h</w:t>
      </w:r>
      <w:ins w:id="144" w:author="Beth Ann Griffin" w:date="2023-12-31T10:29:00Z">
        <w:r w:rsidR="00B20284">
          <w:rPr>
            <w:rFonts w:cstheme="minorHAnsi"/>
          </w:rPr>
          <w:t>e</w:t>
        </w:r>
      </w:ins>
      <w:del w:id="145" w:author="Beth Ann Griffin" w:date="2023-12-31T10:29:00Z">
        <w:r w:rsidRPr="00FB161C" w:rsidDel="00B20284">
          <w:rPr>
            <w:rFonts w:cstheme="minorHAnsi"/>
          </w:rPr>
          <w:delText>i</w:delText>
        </w:r>
      </w:del>
      <w:r w:rsidRPr="00FB161C">
        <w:rPr>
          <w:rFonts w:cstheme="minorHAnsi"/>
        </w:rPr>
        <w:t>s</w:t>
      </w:r>
      <w:ins w:id="146" w:author="Beth Ann Griffin" w:date="2023-12-31T10:29:00Z">
        <w:r w:rsidR="00B20284">
          <w:rPr>
            <w:rFonts w:cstheme="minorHAnsi"/>
          </w:rPr>
          <w:t>e</w:t>
        </w:r>
      </w:ins>
      <w:r w:rsidRPr="00FB161C">
        <w:rPr>
          <w:rFonts w:cstheme="minorHAnsi"/>
        </w:rPr>
        <w:t xml:space="preserve"> model</w:t>
      </w:r>
      <w:ins w:id="147" w:author="Beth Ann Griffin" w:date="2023-12-31T10:29:00Z">
        <w:r w:rsidR="00B20284">
          <w:rPr>
            <w:rFonts w:cstheme="minorHAnsi"/>
          </w:rPr>
          <w:t>s</w:t>
        </w:r>
      </w:ins>
      <w:r w:rsidRPr="00FB161C">
        <w:rPr>
          <w:rFonts w:cstheme="minorHAnsi"/>
        </w:rPr>
        <w:t xml:space="preserve"> </w:t>
      </w:r>
      <w:del w:id="148" w:author="Beth Ann Griffin" w:date="2023-12-31T10:29:00Z">
        <w:r w:rsidRPr="00FB161C" w:rsidDel="00B20284">
          <w:rPr>
            <w:rFonts w:cstheme="minorHAnsi"/>
          </w:rPr>
          <w:delText xml:space="preserve">may </w:delText>
        </w:r>
      </w:del>
      <w:r w:rsidRPr="00FB161C">
        <w:rPr>
          <w:rFonts w:cstheme="minorHAnsi"/>
        </w:rPr>
        <w:t>improve estimation of treatment effects when outcomes are highly autocorrelated</w:t>
      </w:r>
      <w:ins w:id="149" w:author="Beth Ann Griffin" w:date="2023-12-31T10:23:00Z">
        <w:r w:rsidR="00A9460A" w:rsidRPr="00A9460A">
          <w:rPr>
            <w:rFonts w:cstheme="minorHAnsi"/>
          </w:rPr>
          <w:t xml:space="preserve">, as with annual measures of state-level opioid-related mortality. </w:t>
        </w:r>
      </w:ins>
      <w:ins w:id="150" w:author="Beth Ann Griffin" w:date="2023-12-31T10:29:00Z">
        <w:r w:rsidR="00B20284">
          <w:rPr>
            <w:rFonts w:cstheme="minorHAnsi"/>
          </w:rPr>
          <w:t>Of note, the event study specification of the autoregressive mod</w:t>
        </w:r>
      </w:ins>
      <w:ins w:id="151" w:author="Beth Ann Griffin" w:date="2023-12-31T10:30:00Z">
        <w:r w:rsidR="00B20284">
          <w:rPr>
            <w:rFonts w:cstheme="minorHAnsi"/>
          </w:rPr>
          <w:t>el has not yet been examined and we test this specification which only includes a single lag since partial autocorrelation plots support that on</w:t>
        </w:r>
      </w:ins>
      <w:ins w:id="152" w:author="Beth Ann Griffin" w:date="2023-12-31T10:31:00Z">
        <w:r w:rsidR="00B20284">
          <w:rPr>
            <w:rFonts w:cstheme="minorHAnsi"/>
          </w:rPr>
          <w:t>e lag should suffice</w:t>
        </w:r>
      </w:ins>
      <w:ins w:id="153" w:author="Beth Ann Griffin" w:date="2023-12-31T10:30:00Z">
        <w:r w:rsidR="00B20284">
          <w:rPr>
            <w:rFonts w:cstheme="minorHAnsi"/>
          </w:rPr>
          <w:t>:</w:t>
        </w:r>
      </w:ins>
      <w:del w:id="154" w:author="Beth Ann Griffin" w:date="2023-12-31T10:23:00Z">
        <w:r w:rsidRPr="00FB161C" w:rsidDel="00A9460A">
          <w:rPr>
            <w:rFonts w:cstheme="minorHAnsi"/>
          </w:rPr>
          <w:delText>.</w:delText>
        </w:r>
      </w:del>
    </w:p>
    <w:p w14:paraId="6F250610" w14:textId="529E58BC" w:rsidR="00FB161C" w:rsidRPr="00FB161C" w:rsidRDefault="00000000" w:rsidP="00FB161C">
      <w:pPr>
        <w:rPr>
          <w:rFonts w:eastAsiaTheme="minorEastAsia" w:cstheme="minorHAnsi"/>
        </w:rPr>
      </w:pPr>
      <m:oMathPara>
        <m:oMath>
          <m:sSubSup>
            <m:sSubSupPr>
              <m:ctrlPr>
                <w:rPr>
                  <w:rFonts w:ascii="Cambria Math" w:eastAsiaTheme="minorEastAsia" w:hAnsi="Cambria Math" w:cstheme="minorHAnsi"/>
                  <w:i/>
                </w:rPr>
              </m:ctrlPr>
            </m:sSubSupPr>
            <m:e>
              <m:r>
                <w:rPr>
                  <w:rFonts w:ascii="Cambria Math" w:eastAsiaTheme="minorEastAsia" w:hAnsi="Cambria Math" w:cstheme="minorHAnsi"/>
                </w:rPr>
                <m:t>Y</m:t>
              </m:r>
            </m:e>
            <m:sub>
              <m:r>
                <w:rPr>
                  <w:rFonts w:ascii="Cambria Math" w:eastAsiaTheme="minorEastAsia" w:hAnsi="Cambria Math" w:cstheme="minorHAnsi"/>
                </w:rPr>
                <m:t>i,t</m:t>
              </m:r>
            </m:sub>
            <m:sup>
              <m:r>
                <w:rPr>
                  <w:rFonts w:ascii="Cambria Math" w:eastAsiaTheme="minorEastAsia" w:hAnsi="Cambria Math" w:cstheme="minorHAnsi"/>
                </w:rPr>
                <m:t>*</m:t>
              </m:r>
            </m:sup>
          </m:sSubSup>
          <m:r>
            <w:rPr>
              <w:rFonts w:ascii="Cambria Math" w:eastAsiaTheme="minorEastAsia" w:hAnsi="Cambria Math" w:cstheme="minorHAnsi"/>
            </w:rPr>
            <m:t>=</m:t>
          </m:r>
          <m:nary>
            <m:naryPr>
              <m:chr m:val="∑"/>
              <m:limLoc m:val="undOvr"/>
              <m:ctrlPr>
                <w:rPr>
                  <w:rFonts w:ascii="Cambria Math" w:hAnsi="Cambria Math" w:cstheme="minorHAnsi"/>
                  <w:i/>
                </w:rPr>
              </m:ctrlPr>
            </m:naryPr>
            <m:sub>
              <m:r>
                <w:rPr>
                  <w:rFonts w:ascii="Cambria Math" w:hAnsi="Cambria Math" w:cstheme="minorHAnsi"/>
                </w:rPr>
                <m:t>j= -m</m:t>
              </m:r>
            </m:sub>
            <m:sup>
              <m:r>
                <w:rPr>
                  <w:rFonts w:ascii="Cambria Math" w:hAnsi="Cambria Math" w:cstheme="minorHAnsi"/>
                </w:rPr>
                <m:t>5</m:t>
              </m:r>
            </m:sup>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j</m:t>
                  </m:r>
                </m:sub>
              </m:sSub>
            </m:e>
          </m:nary>
          <m:sSub>
            <m:sSubPr>
              <m:ctrlPr>
                <w:rPr>
                  <w:rFonts w:ascii="Cambria Math" w:hAnsi="Cambria Math" w:cstheme="minorHAnsi"/>
                  <w:iCs/>
                </w:rPr>
              </m:ctrlPr>
            </m:sSubPr>
            <m:e>
              <m:r>
                <m:rPr>
                  <m:sty m:val="p"/>
                </m:rPr>
                <w:rPr>
                  <w:rFonts w:ascii="Cambria Math" w:hAnsi="Cambria Math" w:cstheme="minorHAnsi"/>
                </w:rPr>
                <m:t>·D</m:t>
              </m:r>
              <m:ctrlPr>
                <w:rPr>
                  <w:rFonts w:ascii="Cambria Math" w:hAnsi="Cambria Math" w:cstheme="minorHAnsi"/>
                  <w:i/>
                </w:rPr>
              </m:ctrlPr>
            </m:e>
            <m:sub>
              <m:r>
                <m:rPr>
                  <m:sty m:val="p"/>
                </m:rPr>
                <w:rPr>
                  <w:rFonts w:ascii="Cambria Math" w:hAnsi="Cambria Math" w:cstheme="minorHAnsi"/>
                </w:rPr>
                <m:t>i,t-j</m:t>
              </m:r>
            </m:sub>
          </m:sSub>
          <m:r>
            <w:rPr>
              <w:rFonts w:ascii="Cambria Math" w:hAnsi="Cambria Math" w:cstheme="minorHAnsi"/>
            </w:rPr>
            <m:t xml:space="preserve">+ </m:t>
          </m:r>
          <m:sSubSup>
            <m:sSubSupPr>
              <m:ctrlPr>
                <w:rPr>
                  <w:rFonts w:ascii="Cambria Math" w:eastAsiaTheme="minorEastAsia" w:hAnsi="Cambria Math" w:cstheme="minorHAnsi"/>
                  <w:i/>
                </w:rPr>
              </m:ctrlPr>
            </m:sSubSupPr>
            <m:e>
              <m:r>
                <w:ins w:id="155" w:author="Beth Ann Griffin" w:date="2023-12-31T10:31:00Z">
                  <w:rPr>
                    <w:rFonts w:ascii="Cambria Math" w:eastAsiaTheme="minorEastAsia" w:hAnsi="Cambria Math" w:cstheme="minorHAnsi"/>
                  </w:rPr>
                  <m:t>γ</m:t>
                </w:ins>
              </m:r>
              <m:r>
                <w:ins w:id="156" w:author="Beth Ann Griffin" w:date="2023-12-31T10:31:00Z">
                  <m:rPr>
                    <m:sty m:val="p"/>
                  </m:rPr>
                  <w:rPr>
                    <w:rFonts w:ascii="Cambria Math" w:hAnsi="Cambria Math" w:cstheme="minorHAnsi"/>
                  </w:rPr>
                  <m:t>·</m:t>
                </w:ins>
              </m:r>
              <m:r>
                <w:rPr>
                  <w:rFonts w:ascii="Cambria Math" w:eastAsiaTheme="minorEastAsia" w:hAnsi="Cambria Math" w:cstheme="minorHAnsi"/>
                </w:rPr>
                <m:t>Y</m:t>
              </m:r>
            </m:e>
            <m:sub>
              <m:r>
                <w:rPr>
                  <w:rFonts w:ascii="Cambria Math" w:eastAsiaTheme="minorEastAsia" w:hAnsi="Cambria Math" w:cstheme="minorHAnsi"/>
                </w:rPr>
                <m:t>i,t-1</m:t>
              </m:r>
            </m:sub>
            <m:sup>
              <m:r>
                <w:rPr>
                  <w:rFonts w:ascii="Cambria Math" w:eastAsiaTheme="minorEastAsia" w:hAnsi="Cambria Math" w:cstheme="minorHAnsi"/>
                </w:rPr>
                <m:t>*</m:t>
              </m:r>
            </m:sup>
          </m:sSubSup>
          <m:r>
            <w:rPr>
              <w:rFonts w:ascii="Cambria Math" w:hAnsi="Cambria Math" w:cstheme="minorHAnsi"/>
            </w:rPr>
            <m:t xml:space="preserve">+ </m:t>
          </m:r>
          <m:sSub>
            <m:sSubPr>
              <m:ctrlPr>
                <w:rPr>
                  <w:rFonts w:ascii="Cambria Math" w:hAnsi="Cambria Math" w:cstheme="minorHAnsi"/>
                  <w:i/>
                  <w:iCs/>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r>
            <m:rPr>
              <m:sty m:val="p"/>
            </m:rPr>
            <w:rPr>
              <w:rFonts w:ascii="Cambria Math" w:hAnsi="Cambria Math" w:cstheme="minorHAnsi"/>
            </w:rPr>
            <m:t>β·</m:t>
          </m:r>
          <m:sSub>
            <m:sSubPr>
              <m:ctrlPr>
                <w:rPr>
                  <w:rFonts w:ascii="Cambria Math" w:hAnsi="Cambria Math" w:cstheme="minorHAnsi"/>
                </w:rPr>
              </m:ctrlPr>
            </m:sSubPr>
            <m:e>
              <m:r>
                <m:rPr>
                  <m:sty m:val="p"/>
                </m:rPr>
                <w:rPr>
                  <w:rFonts w:ascii="Cambria Math" w:hAnsi="Cambria Math" w:cstheme="minorHAnsi"/>
                </w:rPr>
                <m:t>X</m:t>
              </m:r>
            </m:e>
            <m:sub>
              <m:r>
                <m:rPr>
                  <m:sty m:val="p"/>
                </m:rPr>
                <w:rPr>
                  <w:rFonts w:ascii="Cambria Math" w:hAnsi="Cambria Math" w:cstheme="minorHAnsi"/>
                </w:rPr>
                <m:t>i,t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ϵ</m:t>
              </m:r>
            </m:e>
            <m:sub>
              <m:r>
                <w:rPr>
                  <w:rFonts w:ascii="Cambria Math" w:hAnsi="Cambria Math" w:cstheme="minorHAnsi"/>
                </w:rPr>
                <m:t>i,t</m:t>
              </m:r>
            </m:sub>
          </m:sSub>
        </m:oMath>
      </m:oMathPara>
    </w:p>
    <w:p w14:paraId="7A6673DE" w14:textId="0D6C8215" w:rsidR="00FB161C" w:rsidRPr="00FB161C" w:rsidRDefault="00FB161C" w:rsidP="00B20284">
      <w:pPr>
        <w:pStyle w:val="NoSpacing"/>
        <w:rPr>
          <w:ins w:id="157" w:author="Beth Ann Griffin" w:date="2023-12-30T13:48:00Z"/>
          <w:rFonts w:cstheme="minorHAnsi"/>
        </w:rPr>
      </w:pPr>
      <w:del w:id="158" w:author="Beth Ann Griffin" w:date="2023-12-30T13:53:00Z">
        <w:r w:rsidRPr="00FB161C" w:rsidDel="008501BF">
          <w:rPr>
            <w:rFonts w:cstheme="minorHAnsi"/>
          </w:rPr>
          <w:tab/>
        </w:r>
      </w:del>
      <w:del w:id="159" w:author="Beth Ann Griffin" w:date="2023-12-31T10:31:00Z">
        <w:r w:rsidRPr="00FB161C" w:rsidDel="00B20284">
          <w:rPr>
            <w:rFonts w:cstheme="minorHAnsi"/>
          </w:rPr>
          <w:delText xml:space="preserve">We only included a single lag term within estimated models. </w:delText>
        </w:r>
      </w:del>
      <w:ins w:id="160" w:author="Beth Ann Griffin" w:date="2023-12-30T13:53:00Z">
        <w:r w:rsidRPr="00FB161C">
          <w:rPr>
            <w:rFonts w:eastAsiaTheme="minorEastAsia" w:cstheme="minorHAnsi"/>
          </w:rPr>
          <w:t>We estimated the model using the XXX command in R</w:t>
        </w:r>
      </w:ins>
      <w:ins w:id="161" w:author="Beth Ann Griffin" w:date="2023-12-31T10:32:00Z">
        <w:r w:rsidR="00B20284">
          <w:rPr>
            <w:rFonts w:eastAsiaTheme="minorEastAsia" w:cstheme="minorHAnsi"/>
          </w:rPr>
          <w:t xml:space="preserve"> and</w:t>
        </w:r>
      </w:ins>
      <w:commentRangeStart w:id="162"/>
      <w:ins w:id="163" w:author="Beth Ann Griffin" w:date="2023-12-30T13:53:00Z">
        <w:r w:rsidRPr="00FB161C">
          <w:rPr>
            <w:rFonts w:eastAsiaTheme="minorEastAsia" w:cstheme="minorHAnsi"/>
          </w:rPr>
          <w:t xml:space="preserve"> note th</w:t>
        </w:r>
      </w:ins>
      <w:ins w:id="164" w:author="Beth Ann Griffin" w:date="2023-12-30T13:54:00Z">
        <w:r w:rsidRPr="00FB161C">
          <w:rPr>
            <w:rFonts w:eastAsiaTheme="minorEastAsia" w:cstheme="minorHAnsi"/>
          </w:rPr>
          <w:t>at no cluster adjustment was performed since prior simulation results have shown that use of the cluster adjustment is not needed here</w:t>
        </w:r>
      </w:ins>
      <w:ins w:id="165" w:author="Beth Ann Griffin" w:date="2023-12-30T13:53:00Z">
        <w:r w:rsidRPr="00FB161C">
          <w:rPr>
            <w:rFonts w:eastAsiaTheme="minorEastAsia" w:cstheme="minorHAnsi"/>
          </w:rPr>
          <w:t>.</w:t>
        </w:r>
      </w:ins>
      <w:commentRangeEnd w:id="162"/>
      <w:ins w:id="166" w:author="Beth Ann Griffin" w:date="2023-12-30T13:54:00Z">
        <w:r w:rsidRPr="00FB161C">
          <w:rPr>
            <w:rStyle w:val="CommentReference"/>
            <w:rFonts w:cstheme="minorHAnsi"/>
            <w:sz w:val="22"/>
            <w:szCs w:val="22"/>
          </w:rPr>
          <w:commentReference w:id="162"/>
        </w:r>
      </w:ins>
    </w:p>
    <w:p w14:paraId="477806C1" w14:textId="77777777" w:rsidR="00FB161C" w:rsidRPr="00FB161C" w:rsidDel="008501BF" w:rsidRDefault="00FB161C" w:rsidP="00FB161C">
      <w:pPr>
        <w:pStyle w:val="NoSpacing"/>
        <w:rPr>
          <w:del w:id="167" w:author="Beth Ann Griffin" w:date="2023-12-30T13:53:00Z"/>
          <w:rFonts w:cstheme="minorHAnsi"/>
        </w:rPr>
      </w:pPr>
    </w:p>
    <w:p w14:paraId="62A804BC" w14:textId="77777777" w:rsidR="00FB161C" w:rsidRPr="00FB161C" w:rsidRDefault="00FB161C" w:rsidP="00FB161C">
      <w:pPr>
        <w:pStyle w:val="NoSpacing"/>
        <w:rPr>
          <w:rFonts w:cstheme="minorHAnsi"/>
        </w:rPr>
      </w:pPr>
    </w:p>
    <w:p w14:paraId="62CA8C57" w14:textId="77777777" w:rsidR="00FB161C" w:rsidRPr="00FB161C" w:rsidRDefault="00FB161C" w:rsidP="00FB161C">
      <w:pPr>
        <w:pStyle w:val="Heading4"/>
        <w:rPr>
          <w:rFonts w:asciiTheme="minorHAnsi" w:hAnsiTheme="minorHAnsi" w:cstheme="minorHAnsi"/>
        </w:rPr>
      </w:pPr>
      <w:r w:rsidRPr="00FB161C">
        <w:rPr>
          <w:rFonts w:asciiTheme="minorHAnsi" w:hAnsiTheme="minorHAnsi" w:cstheme="minorHAnsi"/>
        </w:rPr>
        <w:t>Augmented Synthetic Control Model</w:t>
      </w:r>
    </w:p>
    <w:p w14:paraId="0F76E2F7" w14:textId="408493B9" w:rsidR="00FB161C" w:rsidRPr="00FB161C" w:rsidRDefault="00FB161C" w:rsidP="00FB161C">
      <w:pPr>
        <w:ind w:firstLine="720"/>
        <w:rPr>
          <w:rFonts w:cstheme="minorHAnsi"/>
        </w:rPr>
      </w:pPr>
      <w:r w:rsidRPr="00FB161C">
        <w:rPr>
          <w:rFonts w:cstheme="minorHAnsi"/>
        </w:rPr>
        <w:t>We also considered a partially pooled augmented synthetic control model</w:t>
      </w:r>
      <w:ins w:id="168" w:author="Beth Ann Griffin" w:date="2023-12-30T13:55:00Z">
        <w:r w:rsidRPr="00FB161C">
          <w:rPr>
            <w:rFonts w:cstheme="minorHAnsi"/>
          </w:rPr>
          <w:t xml:space="preserve"> (ASCM)</w:t>
        </w:r>
      </w:ins>
      <w:r w:rsidRPr="00FB161C">
        <w:rPr>
          <w:rFonts w:cstheme="minorHAnsi"/>
        </w:rPr>
        <w:t xml:space="preserve"> </w:t>
      </w:r>
      <w:del w:id="169" w:author="Beth Ann Griffin" w:date="2023-12-30T13:55:00Z">
        <w:r w:rsidRPr="00FB161C" w:rsidDel="008501BF">
          <w:rPr>
            <w:rFonts w:cstheme="minorHAnsi"/>
          </w:rPr>
          <w:delText xml:space="preserve">using </w:delText>
        </w:r>
      </w:del>
      <w:ins w:id="170" w:author="Beth Ann Griffin" w:date="2023-12-30T13:55:00Z">
        <w:r w:rsidRPr="00FB161C">
          <w:rPr>
            <w:rFonts w:cstheme="minorHAnsi"/>
          </w:rPr>
          <w:t xml:space="preserve">for the </w:t>
        </w:r>
      </w:ins>
      <w:r w:rsidRPr="00FB161C">
        <w:rPr>
          <w:rFonts w:cstheme="minorHAnsi"/>
        </w:rPr>
        <w:t xml:space="preserve">staggered </w:t>
      </w:r>
      <w:commentRangeStart w:id="171"/>
      <w:commentRangeStart w:id="172"/>
      <w:r w:rsidRPr="00FB161C">
        <w:rPr>
          <w:rFonts w:cstheme="minorHAnsi"/>
        </w:rPr>
        <w:t>adoption</w:t>
      </w:r>
      <w:commentRangeEnd w:id="171"/>
      <w:ins w:id="173" w:author="Beth Ann Griffin" w:date="2023-12-30T13:55:00Z">
        <w:r w:rsidRPr="00FB161C">
          <w:rPr>
            <w:rFonts w:cstheme="minorHAnsi"/>
          </w:rPr>
          <w:t xml:space="preserve"> setting</w:t>
        </w:r>
      </w:ins>
      <w:r w:rsidRPr="00FB161C">
        <w:rPr>
          <w:rStyle w:val="CommentReference"/>
          <w:rFonts w:cstheme="minorHAnsi"/>
          <w:sz w:val="22"/>
          <w:szCs w:val="22"/>
        </w:rPr>
        <w:commentReference w:id="171"/>
      </w:r>
      <w:commentRangeEnd w:id="172"/>
      <w:r w:rsidRPr="00FB161C">
        <w:rPr>
          <w:rStyle w:val="CommentReference"/>
          <w:rFonts w:cstheme="minorHAnsi"/>
          <w:sz w:val="22"/>
          <w:szCs w:val="22"/>
        </w:rPr>
        <w:commentReference w:id="172"/>
      </w:r>
      <w:ins w:id="174" w:author="Beth Ann Griffin" w:date="2023-12-30T13:55:00Z">
        <w:r w:rsidRPr="00FB161C">
          <w:rPr>
            <w:rFonts w:cstheme="minorHAnsi"/>
          </w:rPr>
          <w:t>.</w:t>
        </w:r>
      </w:ins>
      <w:r w:rsidRPr="00FB161C">
        <w:rPr>
          <w:rFonts w:cstheme="minorHAnsi"/>
        </w:rPr>
        <w:t xml:space="preserve"> </w:t>
      </w:r>
      <w:del w:id="175" w:author="Beth Ann Griffin" w:date="2023-12-30T13:55:00Z">
        <w:r w:rsidRPr="00FB161C" w:rsidDel="008501BF">
          <w:rPr>
            <w:rFonts w:cstheme="minorHAnsi"/>
          </w:rPr>
          <w:delText xml:space="preserve">(ASCM).  </w:delText>
        </w:r>
      </w:del>
      <w:r w:rsidRPr="00FB161C">
        <w:rPr>
          <w:rFonts w:cstheme="minorHAnsi"/>
        </w:rPr>
        <w:t xml:space="preserve">ASCM is closely related to the synthetic control method, which uses untreated units to create a weighted synthetic control group that closely matches a single treated unit in pre-treatment outcomes and covariates. ASCM </w:t>
      </w:r>
      <w:del w:id="176" w:author="Beth Ann Griffin" w:date="2023-12-30T13:56:00Z">
        <w:r w:rsidRPr="00FB161C" w:rsidDel="008501BF">
          <w:rPr>
            <w:rFonts w:cstheme="minorHAnsi"/>
          </w:rPr>
          <w:delText xml:space="preserve">using </w:delText>
        </w:r>
      </w:del>
      <w:ins w:id="177" w:author="Beth Ann Griffin" w:date="2023-12-30T13:56:00Z">
        <w:r w:rsidRPr="00FB161C">
          <w:rPr>
            <w:rFonts w:cstheme="minorHAnsi"/>
          </w:rPr>
          <w:t xml:space="preserve">for </w:t>
        </w:r>
      </w:ins>
      <w:r w:rsidRPr="00FB161C">
        <w:rPr>
          <w:rFonts w:cstheme="minorHAnsi"/>
        </w:rPr>
        <w:t>staggered adoption extends the synthetic control method to settings with multiple treated units and improves the weighting of control units by adding a bias-correction procedure. This approach uses two steps to estimate dynamic treatment effects. First, ASCM estimates separate synthetic control unit</w:t>
      </w:r>
      <w:ins w:id="178" w:author="Beth Ann Griffin" w:date="2023-12-30T13:57:00Z">
        <w:r w:rsidRPr="00FB161C">
          <w:rPr>
            <w:rFonts w:cstheme="minorHAnsi"/>
          </w:rPr>
          <w:t xml:space="preserve"> weights</w:t>
        </w:r>
      </w:ins>
      <w:del w:id="179" w:author="Beth Ann Griffin" w:date="2023-12-30T13:57:00Z">
        <w:r w:rsidRPr="00FB161C" w:rsidDel="008501BF">
          <w:rPr>
            <w:rFonts w:cstheme="minorHAnsi"/>
          </w:rPr>
          <w:delText>s</w:delText>
        </w:r>
      </w:del>
      <w:r w:rsidRPr="00FB161C">
        <w:rPr>
          <w:rFonts w:cstheme="minorHAnsi"/>
        </w:rPr>
        <w:t xml:space="preserve"> for each treated unit by </w:t>
      </w:r>
      <w:del w:id="180" w:author="Beth Ann Griffin" w:date="2023-12-30T13:57:00Z">
        <w:r w:rsidRPr="00FB161C" w:rsidDel="008501BF">
          <w:rPr>
            <w:rFonts w:cstheme="minorHAnsi"/>
          </w:rPr>
          <w:delText xml:space="preserve">constructing weights. These weights are determined </w:delText>
        </w:r>
      </w:del>
      <w:r w:rsidRPr="00FB161C">
        <w:rPr>
          <w:rFonts w:cstheme="minorHAnsi"/>
        </w:rPr>
        <w:t xml:space="preserve">using a partial pooling approach to minimize imbalance between pre-treatment outcomes in treated units and the weighted average control unit. Second, using this weighted average control unit and additional adjustment covariates, ASCM solves an optimization problem to estimate a synthetic counterfactual outcome under control for each treated unit. This counterfactual outcome is then used to calculate time-varying treatment effects for a given number of post-treatment periods. </w:t>
      </w:r>
      <w:commentRangeStart w:id="181"/>
      <w:del w:id="182" w:author="Beth Ann Griffin" w:date="2023-12-31T10:32:00Z">
        <w:r w:rsidRPr="00FB161C" w:rsidDel="00FF13A4">
          <w:rPr>
            <w:rFonts w:cstheme="minorHAnsi"/>
          </w:rPr>
          <w:delText xml:space="preserve">Across synthetic datasets and simulation scenarios, we estimated treatment effects using ASCM for five years after treatment using unemployment rate as an additional adjustment covariate.  </w:delText>
        </w:r>
      </w:del>
      <w:commentRangeEnd w:id="181"/>
      <w:r w:rsidRPr="00FB161C">
        <w:rPr>
          <w:rStyle w:val="CommentReference"/>
          <w:rFonts w:cstheme="minorHAnsi"/>
          <w:sz w:val="22"/>
          <w:szCs w:val="22"/>
        </w:rPr>
        <w:commentReference w:id="181"/>
      </w:r>
      <w:r w:rsidRPr="00FB161C">
        <w:rPr>
          <w:rFonts w:cstheme="minorHAnsi"/>
        </w:rPr>
        <w:t xml:space="preserve">We used the </w:t>
      </w:r>
      <w:proofErr w:type="spellStart"/>
      <w:r w:rsidRPr="00FB161C">
        <w:rPr>
          <w:rFonts w:cstheme="minorHAnsi"/>
        </w:rPr>
        <w:t>augsynth</w:t>
      </w:r>
      <w:proofErr w:type="spellEnd"/>
      <w:r w:rsidRPr="00FB161C">
        <w:rPr>
          <w:rFonts w:cstheme="minorHAnsi"/>
        </w:rPr>
        <w:t xml:space="preserve"> v0.2 R package for all estimated models</w:t>
      </w:r>
      <w:ins w:id="183" w:author="Beth Ann Griffin" w:date="2023-12-30T13:58:00Z">
        <w:r w:rsidRPr="00FB161C">
          <w:rPr>
            <w:rFonts w:cstheme="minorHAnsi"/>
          </w:rPr>
          <w:t xml:space="preserve"> using the YYY option to obtain inference/standard errors</w:t>
        </w:r>
      </w:ins>
      <w:r w:rsidRPr="00FB161C">
        <w:rPr>
          <w:rFonts w:cstheme="minorHAnsi"/>
        </w:rPr>
        <w:t>.</w:t>
      </w:r>
    </w:p>
    <w:p w14:paraId="5EEDCCC9" w14:textId="77777777" w:rsidR="00FB161C" w:rsidRPr="00FB161C" w:rsidRDefault="00FB161C" w:rsidP="00FB161C">
      <w:pPr>
        <w:pStyle w:val="Heading4"/>
        <w:rPr>
          <w:ins w:id="184" w:author="Beth Ann Griffin" w:date="2023-12-30T14:00:00Z"/>
          <w:rFonts w:asciiTheme="minorHAnsi" w:hAnsiTheme="minorHAnsi" w:cstheme="minorHAnsi"/>
        </w:rPr>
      </w:pPr>
      <w:r w:rsidRPr="00FB161C">
        <w:rPr>
          <w:rFonts w:asciiTheme="minorHAnsi" w:hAnsiTheme="minorHAnsi" w:cstheme="minorHAnsi"/>
        </w:rPr>
        <w:t xml:space="preserve">Callaway and Sant’Anna </w:t>
      </w:r>
    </w:p>
    <w:p w14:paraId="275288F1" w14:textId="7C708086" w:rsidR="00FB161C" w:rsidRDefault="00FB161C" w:rsidP="00FB161C">
      <w:pPr>
        <w:rPr>
          <w:ins w:id="185" w:author="Beth Ann Griffin" w:date="2023-12-31T10:34:00Z"/>
          <w:rFonts w:cstheme="minorHAnsi"/>
        </w:rPr>
      </w:pPr>
      <w:r w:rsidRPr="00FB161C">
        <w:rPr>
          <w:rFonts w:cstheme="minorHAnsi"/>
        </w:rPr>
        <w:tab/>
        <w:t xml:space="preserve">We </w:t>
      </w:r>
      <w:ins w:id="186" w:author="Beth Ann Griffin" w:date="2023-12-31T10:45:00Z">
        <w:r w:rsidR="005C2DD2">
          <w:rPr>
            <w:rFonts w:cstheme="minorHAnsi"/>
          </w:rPr>
          <w:t xml:space="preserve">also </w:t>
        </w:r>
      </w:ins>
      <w:r w:rsidRPr="00FB161C">
        <w:rPr>
          <w:rFonts w:cstheme="minorHAnsi"/>
        </w:rPr>
        <w:t xml:space="preserve">examined estimation of time-varying treatment effects using an approach to difference-in-difference analysis suggested by Callaway and Sant’Anna, </w:t>
      </w:r>
      <w:commentRangeStart w:id="187"/>
      <w:r w:rsidRPr="00FB161C">
        <w:rPr>
          <w:rFonts w:cstheme="minorHAnsi"/>
        </w:rPr>
        <w:t>2021</w:t>
      </w:r>
      <w:commentRangeEnd w:id="187"/>
      <w:r w:rsidRPr="00FB161C">
        <w:rPr>
          <w:rStyle w:val="CommentReference"/>
          <w:rFonts w:cstheme="minorHAnsi"/>
          <w:sz w:val="22"/>
          <w:szCs w:val="22"/>
        </w:rPr>
        <w:commentReference w:id="187"/>
      </w:r>
      <w:r w:rsidRPr="00FB161C">
        <w:rPr>
          <w:rFonts w:cstheme="minorHAnsi"/>
        </w:rPr>
        <w:t xml:space="preserve">. This approach comprises two </w:t>
      </w:r>
      <w:commentRangeStart w:id="188"/>
      <w:r w:rsidRPr="00FB161C">
        <w:rPr>
          <w:rFonts w:cstheme="minorHAnsi"/>
        </w:rPr>
        <w:t>steps</w:t>
      </w:r>
      <w:commentRangeEnd w:id="188"/>
      <w:r w:rsidRPr="00FB161C">
        <w:rPr>
          <w:rStyle w:val="CommentReference"/>
          <w:rFonts w:cstheme="minorHAnsi"/>
          <w:sz w:val="22"/>
          <w:szCs w:val="22"/>
        </w:rPr>
        <w:commentReference w:id="188"/>
      </w:r>
      <w:r w:rsidRPr="00FB161C">
        <w:rPr>
          <w:rFonts w:cstheme="minorHAnsi"/>
        </w:rPr>
        <w:t xml:space="preserve"> for </w:t>
      </w:r>
      <w:r w:rsidRPr="00FB161C">
        <w:rPr>
          <w:rFonts w:cstheme="minorHAnsi"/>
        </w:rPr>
        <w:lastRenderedPageBreak/>
        <w:t xml:space="preserve">estimating an </w:t>
      </w:r>
      <w:commentRangeStart w:id="189"/>
      <w:r w:rsidRPr="00FB161C">
        <w:rPr>
          <w:rFonts w:cstheme="minorHAnsi"/>
        </w:rPr>
        <w:t xml:space="preserve">average </w:t>
      </w:r>
      <w:ins w:id="190" w:author="Beth Ann Griffin" w:date="2023-12-31T10:38:00Z">
        <w:r w:rsidR="00FF13A4">
          <w:rPr>
            <w:rFonts w:cstheme="minorHAnsi"/>
          </w:rPr>
          <w:t xml:space="preserve">time-varying </w:t>
        </w:r>
      </w:ins>
      <w:r w:rsidRPr="00FB161C">
        <w:rPr>
          <w:rFonts w:cstheme="minorHAnsi"/>
        </w:rPr>
        <w:t>treatment effect</w:t>
      </w:r>
      <w:r w:rsidR="005C2DD2">
        <w:rPr>
          <w:rFonts w:cstheme="minorHAnsi"/>
        </w:rPr>
        <w:t>s</w:t>
      </w:r>
      <w:ins w:id="191" w:author="Beth Ann Griffin" w:date="2023-12-31T10:38:00Z">
        <w:r w:rsidR="00FF13A4">
          <w:rPr>
            <w:rFonts w:cstheme="minorHAnsi"/>
          </w:rPr>
          <w:t xml:space="preserve"> </w:t>
        </w:r>
      </w:ins>
      <w:commentRangeEnd w:id="189"/>
      <w:ins w:id="192" w:author="Beth Ann Griffin" w:date="2023-12-31T10:42:00Z">
        <w:r w:rsidR="005C2DD2">
          <w:rPr>
            <w:rStyle w:val="CommentReference"/>
          </w:rPr>
          <w:commentReference w:id="189"/>
        </w:r>
      </w:ins>
      <w:ins w:id="193" w:author="Beth Ann Griffin" w:date="2023-12-31T10:38:00Z">
        <w:r w:rsidR="00FF13A4">
          <w:rPr>
            <w:rFonts w:cstheme="minorHAnsi"/>
          </w:rPr>
          <w:t>across years since enactment</w:t>
        </w:r>
      </w:ins>
      <w:ins w:id="194" w:author="Beth Ann Griffin" w:date="2023-12-31T10:44:00Z">
        <w:r w:rsidR="005C2DD2">
          <w:rPr>
            <w:rFonts w:cstheme="minorHAnsi"/>
          </w:rPr>
          <w:t xml:space="preserve">. First, </w:t>
        </w:r>
      </w:ins>
      <w:del w:id="195" w:author="Beth Ann Griffin" w:date="2023-12-31T10:44:00Z">
        <w:r w:rsidRPr="00FB161C" w:rsidDel="005C2DD2">
          <w:rPr>
            <w:rFonts w:cstheme="minorHAnsi"/>
          </w:rPr>
          <w:delText>: (1)</w:delText>
        </w:r>
      </w:del>
      <w:ins w:id="196" w:author="Beth Ann Griffin" w:date="2023-12-31T10:44:00Z">
        <w:r w:rsidR="005C2DD2">
          <w:rPr>
            <w:rFonts w:cstheme="minorHAnsi"/>
          </w:rPr>
          <w:t>it</w:t>
        </w:r>
      </w:ins>
      <w:r w:rsidRPr="00FB161C">
        <w:rPr>
          <w:rFonts w:cstheme="minorHAnsi"/>
        </w:rPr>
        <w:t xml:space="preserve"> estimat</w:t>
      </w:r>
      <w:ins w:id="197" w:author="Beth Ann Griffin" w:date="2023-12-31T10:44:00Z">
        <w:r w:rsidR="005C2DD2">
          <w:rPr>
            <w:rFonts w:cstheme="minorHAnsi"/>
          </w:rPr>
          <w:t>es</w:t>
        </w:r>
      </w:ins>
      <w:del w:id="198" w:author="Beth Ann Griffin" w:date="2023-12-31T10:44:00Z">
        <w:r w:rsidRPr="00FB161C" w:rsidDel="005C2DD2">
          <w:rPr>
            <w:rFonts w:cstheme="minorHAnsi"/>
          </w:rPr>
          <w:delText>ing</w:delText>
        </w:r>
      </w:del>
      <w:r w:rsidRPr="00FB161C">
        <w:rPr>
          <w:rFonts w:cstheme="minorHAnsi"/>
        </w:rPr>
        <w:t xml:space="preserve"> cohort</w:t>
      </w:r>
      <w:ins w:id="199" w:author="Beth Ann Griffin" w:date="2023-12-31T10:44:00Z">
        <w:r w:rsidR="005C2DD2">
          <w:rPr>
            <w:rFonts w:cstheme="minorHAnsi"/>
          </w:rPr>
          <w:t>-specific</w:t>
        </w:r>
      </w:ins>
      <w:del w:id="200" w:author="Beth Ann Griffin" w:date="2023-12-31T10:44:00Z">
        <w:r w:rsidRPr="00FB161C" w:rsidDel="005C2DD2">
          <w:rPr>
            <w:rFonts w:cstheme="minorHAnsi"/>
          </w:rPr>
          <w:delText xml:space="preserve"> average</w:delText>
        </w:r>
      </w:del>
      <w:r w:rsidRPr="00FB161C">
        <w:rPr>
          <w:rFonts w:cstheme="minorHAnsi"/>
        </w:rPr>
        <w:t xml:space="preserve"> </w:t>
      </w:r>
      <w:r w:rsidR="005C2DD2">
        <w:rPr>
          <w:rFonts w:cstheme="minorHAnsi"/>
        </w:rPr>
        <w:t>time</w:t>
      </w:r>
      <w:ins w:id="201" w:author="Beth Ann Griffin" w:date="2023-12-31T10:38:00Z">
        <w:r w:rsidR="00FF13A4">
          <w:rPr>
            <w:rFonts w:cstheme="minorHAnsi"/>
          </w:rPr>
          <w:t xml:space="preserve">-varying </w:t>
        </w:r>
      </w:ins>
      <w:r w:rsidRPr="00FB161C">
        <w:rPr>
          <w:rFonts w:cstheme="minorHAnsi"/>
        </w:rPr>
        <w:t>treatment effects</w:t>
      </w:r>
      <w:ins w:id="202" w:author="Beth Ann Griffin" w:date="2023-12-30T13:59:00Z">
        <w:r w:rsidRPr="00FB161C">
          <w:rPr>
            <w:rFonts w:cstheme="minorHAnsi"/>
          </w:rPr>
          <w:t xml:space="preserve"> and</w:t>
        </w:r>
      </w:ins>
      <w:del w:id="203" w:author="Beth Ann Griffin" w:date="2023-12-30T13:59:00Z">
        <w:r w:rsidRPr="00FB161C" w:rsidDel="008501BF">
          <w:rPr>
            <w:rFonts w:cstheme="minorHAnsi"/>
          </w:rPr>
          <w:delText>,</w:delText>
        </w:r>
      </w:del>
      <w:r w:rsidRPr="00FB161C">
        <w:rPr>
          <w:rFonts w:cstheme="minorHAnsi"/>
        </w:rPr>
        <w:t xml:space="preserve"> </w:t>
      </w:r>
      <w:ins w:id="204" w:author="Beth Ann Griffin" w:date="2023-12-31T10:44:00Z">
        <w:r w:rsidR="005C2DD2">
          <w:rPr>
            <w:rFonts w:cstheme="minorHAnsi"/>
          </w:rPr>
          <w:t>then it</w:t>
        </w:r>
      </w:ins>
      <w:del w:id="205" w:author="Beth Ann Griffin" w:date="2023-12-31T10:44:00Z">
        <w:r w:rsidRPr="00FB161C" w:rsidDel="005C2DD2">
          <w:rPr>
            <w:rFonts w:cstheme="minorHAnsi"/>
          </w:rPr>
          <w:delText>(2)</w:delText>
        </w:r>
      </w:del>
      <w:r w:rsidRPr="00FB161C">
        <w:rPr>
          <w:rFonts w:cstheme="minorHAnsi"/>
        </w:rPr>
        <w:t xml:space="preserve"> aggregat</w:t>
      </w:r>
      <w:ins w:id="206" w:author="Beth Ann Griffin" w:date="2023-12-31T10:44:00Z">
        <w:r w:rsidR="005C2DD2">
          <w:rPr>
            <w:rFonts w:cstheme="minorHAnsi"/>
          </w:rPr>
          <w:t>es those</w:t>
        </w:r>
      </w:ins>
      <w:del w:id="207" w:author="Beth Ann Griffin" w:date="2023-12-31T10:44:00Z">
        <w:r w:rsidRPr="00FB161C" w:rsidDel="005C2DD2">
          <w:rPr>
            <w:rFonts w:cstheme="minorHAnsi"/>
          </w:rPr>
          <w:delText>ing</w:delText>
        </w:r>
      </w:del>
      <w:r w:rsidRPr="00FB161C">
        <w:rPr>
          <w:rFonts w:cstheme="minorHAnsi"/>
        </w:rPr>
        <w:t xml:space="preserve"> cohort average treatment effects into </w:t>
      </w:r>
      <w:del w:id="208" w:author="Beth Ann Griffin" w:date="2023-12-31T10:45:00Z">
        <w:r w:rsidRPr="00FB161C" w:rsidDel="005C2DD2">
          <w:rPr>
            <w:rFonts w:cstheme="minorHAnsi"/>
          </w:rPr>
          <w:delText xml:space="preserve">a </w:delText>
        </w:r>
      </w:del>
      <w:r w:rsidRPr="00FB161C">
        <w:rPr>
          <w:rFonts w:cstheme="minorHAnsi"/>
        </w:rPr>
        <w:t>measure</w:t>
      </w:r>
      <w:ins w:id="209" w:author="Beth Ann Griffin" w:date="2023-12-31T10:45:00Z">
        <w:r w:rsidR="005C2DD2">
          <w:rPr>
            <w:rFonts w:cstheme="minorHAnsi"/>
          </w:rPr>
          <w:t>s</w:t>
        </w:r>
      </w:ins>
      <w:r w:rsidRPr="00FB161C">
        <w:rPr>
          <w:rFonts w:cstheme="minorHAnsi"/>
        </w:rPr>
        <w:t xml:space="preserve"> of the average </w:t>
      </w:r>
      <w:ins w:id="210" w:author="Beth Ann Griffin" w:date="2023-12-31T10:38:00Z">
        <w:r w:rsidR="00FF13A4">
          <w:rPr>
            <w:rFonts w:cstheme="minorHAnsi"/>
          </w:rPr>
          <w:t>tim</w:t>
        </w:r>
      </w:ins>
      <w:r w:rsidR="005C2DD2">
        <w:rPr>
          <w:rFonts w:cstheme="minorHAnsi"/>
        </w:rPr>
        <w:t>e</w:t>
      </w:r>
      <w:ins w:id="211" w:author="Beth Ann Griffin" w:date="2023-12-31T10:38:00Z">
        <w:r w:rsidR="00FF13A4">
          <w:rPr>
            <w:rFonts w:cstheme="minorHAnsi"/>
          </w:rPr>
          <w:t xml:space="preserve">-varying </w:t>
        </w:r>
      </w:ins>
      <w:r w:rsidRPr="00FB161C">
        <w:rPr>
          <w:rFonts w:cstheme="minorHAnsi"/>
        </w:rPr>
        <w:t>treatment effect</w:t>
      </w:r>
      <w:ins w:id="212" w:author="Beth Ann Griffin" w:date="2023-12-31T10:44:00Z">
        <w:r w:rsidR="005C2DD2">
          <w:rPr>
            <w:rFonts w:cstheme="minorHAnsi"/>
          </w:rPr>
          <w:t xml:space="preserve"> across the sample</w:t>
        </w:r>
      </w:ins>
      <w:r w:rsidRPr="00FB161C">
        <w:rPr>
          <w:rFonts w:cstheme="minorHAnsi"/>
        </w:rPr>
        <w:t xml:space="preserve">. </w:t>
      </w:r>
      <w:del w:id="213" w:author="Beth Ann Griffin" w:date="2023-12-31T10:45:00Z">
        <w:r w:rsidRPr="00FB161C" w:rsidDel="005C2DD2">
          <w:rPr>
            <w:rFonts w:cstheme="minorHAnsi"/>
          </w:rPr>
          <w:delText xml:space="preserve">Cohort-specific average treatment effects correspond to estimates of the treatment effect for units which received treatment at the same time. </w:delText>
        </w:r>
      </w:del>
      <w:del w:id="214" w:author="Beth Ann Griffin" w:date="2023-12-31T10:40:00Z">
        <w:r w:rsidRPr="00FB161C" w:rsidDel="005C2DD2">
          <w:rPr>
            <w:rFonts w:cstheme="minorHAnsi"/>
          </w:rPr>
          <w:delText xml:space="preserve">For step one, we employed a doubly-robust </w:delText>
        </w:r>
        <w:commentRangeStart w:id="215"/>
        <w:r w:rsidRPr="00FB161C" w:rsidDel="005C2DD2">
          <w:rPr>
            <w:rFonts w:cstheme="minorHAnsi"/>
          </w:rPr>
          <w:delText>estimator</w:delText>
        </w:r>
        <w:commentRangeEnd w:id="215"/>
        <w:r w:rsidRPr="00FB161C" w:rsidDel="005C2DD2">
          <w:rPr>
            <w:rStyle w:val="CommentReference"/>
            <w:rFonts w:cstheme="minorHAnsi"/>
            <w:sz w:val="22"/>
            <w:szCs w:val="22"/>
          </w:rPr>
          <w:commentReference w:id="215"/>
        </w:r>
        <w:r w:rsidRPr="00FB161C" w:rsidDel="005C2DD2">
          <w:rPr>
            <w:rFonts w:cstheme="minorHAnsi"/>
          </w:rPr>
          <w:delText xml:space="preserve">. </w:delText>
        </w:r>
      </w:del>
      <w:r w:rsidRPr="00FB161C">
        <w:rPr>
          <w:rFonts w:cstheme="minorHAnsi"/>
        </w:rPr>
        <w:t xml:space="preserve">This estimator uses a combination of probability weighting and an outcome regression </w:t>
      </w:r>
      <w:ins w:id="216" w:author="Beth Ann Griffin" w:date="2023-12-31T10:40:00Z">
        <w:r w:rsidR="005C2DD2">
          <w:rPr>
            <w:rFonts w:cstheme="minorHAnsi"/>
          </w:rPr>
          <w:t xml:space="preserve">in step 1 </w:t>
        </w:r>
      </w:ins>
      <w:r w:rsidRPr="00FB161C">
        <w:rPr>
          <w:rFonts w:cstheme="minorHAnsi"/>
        </w:rPr>
        <w:t>to construct a consistent</w:t>
      </w:r>
      <w:ins w:id="217" w:author="Beth Ann Griffin" w:date="2023-12-31T10:40:00Z">
        <w:r w:rsidR="005C2DD2">
          <w:rPr>
            <w:rFonts w:cstheme="minorHAnsi"/>
          </w:rPr>
          <w:t xml:space="preserve">, </w:t>
        </w:r>
        <w:proofErr w:type="gramStart"/>
        <w:r w:rsidR="005C2DD2">
          <w:rPr>
            <w:rFonts w:cstheme="minorHAnsi"/>
          </w:rPr>
          <w:t>doubly-robust</w:t>
        </w:r>
      </w:ins>
      <w:proofErr w:type="gramEnd"/>
      <w:r w:rsidRPr="00FB161C">
        <w:rPr>
          <w:rFonts w:cstheme="minorHAnsi"/>
        </w:rPr>
        <w:t xml:space="preserve"> estimate of the </w:t>
      </w:r>
      <w:ins w:id="218" w:author="Beth Ann Griffin" w:date="2023-12-31T10:41:00Z">
        <w:r w:rsidR="005C2DD2">
          <w:rPr>
            <w:rFonts w:cstheme="minorHAnsi"/>
          </w:rPr>
          <w:t>time</w:t>
        </w:r>
      </w:ins>
      <w:ins w:id="219" w:author="Beth Ann Griffin" w:date="2023-12-31T10:40:00Z">
        <w:r w:rsidR="005C2DD2">
          <w:rPr>
            <w:rFonts w:cstheme="minorHAnsi"/>
          </w:rPr>
          <w:t>-</w:t>
        </w:r>
      </w:ins>
      <w:ins w:id="220" w:author="Beth Ann Griffin" w:date="2023-12-31T10:41:00Z">
        <w:r w:rsidR="005C2DD2">
          <w:rPr>
            <w:rFonts w:cstheme="minorHAnsi"/>
          </w:rPr>
          <w:t xml:space="preserve">varying </w:t>
        </w:r>
      </w:ins>
      <w:r w:rsidRPr="00FB161C">
        <w:rPr>
          <w:rFonts w:cstheme="minorHAnsi"/>
        </w:rPr>
        <w:t xml:space="preserve">treatment effect, when either the probability weighting model or outcome regression model is correctly specified. </w:t>
      </w:r>
      <w:ins w:id="221" w:author="Beth Ann Griffin" w:date="2023-12-31T10:45:00Z">
        <w:r w:rsidR="005C2DD2" w:rsidRPr="00FB161C">
          <w:rPr>
            <w:rFonts w:cstheme="minorHAnsi"/>
          </w:rPr>
          <w:t xml:space="preserve">Cohort-specific average treatment effects correspond to estimates of the </w:t>
        </w:r>
        <w:r w:rsidR="005C2DD2">
          <w:rPr>
            <w:rFonts w:cstheme="minorHAnsi"/>
          </w:rPr>
          <w:t xml:space="preserve">time-varying </w:t>
        </w:r>
        <w:r w:rsidR="005C2DD2" w:rsidRPr="00FB161C">
          <w:rPr>
            <w:rFonts w:cstheme="minorHAnsi"/>
          </w:rPr>
          <w:t>treatment effect for units which received treatment at the same time.</w:t>
        </w:r>
      </w:ins>
      <w:ins w:id="222" w:author="Beth Ann Griffin" w:date="2023-12-31T10:46:00Z">
        <w:r w:rsidR="005C2DD2">
          <w:rPr>
            <w:rFonts w:cstheme="minorHAnsi"/>
          </w:rPr>
          <w:t xml:space="preserve"> </w:t>
        </w:r>
      </w:ins>
      <w:r w:rsidRPr="00FB161C">
        <w:rPr>
          <w:rFonts w:cstheme="minorHAnsi"/>
        </w:rPr>
        <w:t xml:space="preserve">For step </w:t>
      </w:r>
      <w:ins w:id="223" w:author="Beth Ann Griffin" w:date="2023-12-31T10:41:00Z">
        <w:r w:rsidR="005C2DD2">
          <w:rPr>
            <w:rFonts w:cstheme="minorHAnsi"/>
          </w:rPr>
          <w:t>2</w:t>
        </w:r>
      </w:ins>
      <w:del w:id="224" w:author="Beth Ann Griffin" w:date="2023-12-31T10:41:00Z">
        <w:r w:rsidRPr="00FB161C" w:rsidDel="005C2DD2">
          <w:rPr>
            <w:rFonts w:cstheme="minorHAnsi"/>
          </w:rPr>
          <w:delText>two</w:delText>
        </w:r>
      </w:del>
      <w:r w:rsidRPr="00FB161C">
        <w:rPr>
          <w:rFonts w:cstheme="minorHAnsi"/>
        </w:rPr>
        <w:t xml:space="preserve">, </w:t>
      </w:r>
      <w:ins w:id="225" w:author="Beth Ann Griffin" w:date="2023-12-31T10:42:00Z">
        <w:r w:rsidR="005C2DD2">
          <w:rPr>
            <w:rFonts w:cstheme="minorHAnsi"/>
          </w:rPr>
          <w:t xml:space="preserve">the estimator </w:t>
        </w:r>
      </w:ins>
      <w:del w:id="226" w:author="Beth Ann Griffin" w:date="2023-12-31T10:42:00Z">
        <w:r w:rsidRPr="00FB161C" w:rsidDel="005C2DD2">
          <w:rPr>
            <w:rFonts w:cstheme="minorHAnsi"/>
          </w:rPr>
          <w:delText xml:space="preserve">we </w:delText>
        </w:r>
      </w:del>
      <w:r w:rsidRPr="00FB161C">
        <w:rPr>
          <w:rFonts w:cstheme="minorHAnsi"/>
        </w:rPr>
        <w:t>weight</w:t>
      </w:r>
      <w:ins w:id="227" w:author="Beth Ann Griffin" w:date="2023-12-31T10:43:00Z">
        <w:r w:rsidR="005C2DD2">
          <w:rPr>
            <w:rFonts w:cstheme="minorHAnsi"/>
          </w:rPr>
          <w:t>s</w:t>
        </w:r>
      </w:ins>
      <w:del w:id="228" w:author="Beth Ann Griffin" w:date="2023-12-31T10:43:00Z">
        <w:r w:rsidRPr="00FB161C" w:rsidDel="005C2DD2">
          <w:rPr>
            <w:rFonts w:cstheme="minorHAnsi"/>
          </w:rPr>
          <w:delText>ed</w:delText>
        </w:r>
      </w:del>
      <w:r w:rsidRPr="00FB161C">
        <w:rPr>
          <w:rFonts w:cstheme="minorHAnsi"/>
        </w:rPr>
        <w:t xml:space="preserve"> estimated group-time average treatment effects into </w:t>
      </w:r>
      <w:ins w:id="229" w:author="Beth Ann Griffin" w:date="2023-12-31T10:46:00Z">
        <w:r w:rsidR="005C2DD2">
          <w:rPr>
            <w:rFonts w:cstheme="minorHAnsi"/>
          </w:rPr>
          <w:t>a final set of time-vary effects across the sample</w:t>
        </w:r>
      </w:ins>
      <w:del w:id="230" w:author="Beth Ann Griffin" w:date="2023-12-31T10:46:00Z">
        <w:r w:rsidRPr="00FB161C" w:rsidDel="005C2DD2">
          <w:rPr>
            <w:rFonts w:cstheme="minorHAnsi"/>
          </w:rPr>
          <w:delText>dynamic treatment effects</w:delText>
        </w:r>
      </w:del>
      <w:ins w:id="231" w:author="Beth Ann Griffin" w:date="2023-12-31T10:43:00Z">
        <w:r w:rsidR="005C2DD2">
          <w:rPr>
            <w:rFonts w:cstheme="minorHAnsi"/>
          </w:rPr>
          <w:t xml:space="preserve">. We estimated this model </w:t>
        </w:r>
      </w:ins>
      <w:del w:id="232" w:author="Beth Ann Griffin" w:date="2023-12-31T10:43:00Z">
        <w:r w:rsidRPr="00FB161C" w:rsidDel="005C2DD2">
          <w:rPr>
            <w:rFonts w:cstheme="minorHAnsi"/>
          </w:rPr>
          <w:delText xml:space="preserve">, </w:delText>
        </w:r>
      </w:del>
      <w:r w:rsidRPr="00FB161C">
        <w:rPr>
          <w:rFonts w:cstheme="minorHAnsi"/>
        </w:rPr>
        <w:t xml:space="preserve">following procedures in Callaway and Sant’Anna, </w:t>
      </w:r>
      <w:commentRangeStart w:id="233"/>
      <w:r w:rsidRPr="00FB161C">
        <w:rPr>
          <w:rFonts w:cstheme="minorHAnsi"/>
        </w:rPr>
        <w:t>2021</w:t>
      </w:r>
      <w:commentRangeEnd w:id="233"/>
      <w:r w:rsidRPr="00FB161C">
        <w:rPr>
          <w:rStyle w:val="CommentReference"/>
          <w:rFonts w:cstheme="minorHAnsi"/>
          <w:sz w:val="22"/>
          <w:szCs w:val="22"/>
        </w:rPr>
        <w:commentReference w:id="233"/>
      </w:r>
      <w:del w:id="234" w:author="Beth Ann Griffin" w:date="2023-12-31T10:43:00Z">
        <w:r w:rsidRPr="00FB161C" w:rsidDel="005C2DD2">
          <w:rPr>
            <w:rFonts w:cstheme="minorHAnsi"/>
          </w:rPr>
          <w:delText>. We</w:delText>
        </w:r>
      </w:del>
      <w:ins w:id="235" w:author="Beth Ann Griffin" w:date="2023-12-31T10:43:00Z">
        <w:r w:rsidR="005C2DD2">
          <w:rPr>
            <w:rFonts w:cstheme="minorHAnsi"/>
          </w:rPr>
          <w:t xml:space="preserve"> and</w:t>
        </w:r>
      </w:ins>
      <w:r w:rsidRPr="00FB161C">
        <w:rPr>
          <w:rFonts w:cstheme="minorHAnsi"/>
        </w:rPr>
        <w:t xml:space="preserve"> used the DID v2.1.2. package in R to estimate all </w:t>
      </w:r>
      <w:ins w:id="236" w:author="Beth Ann Griffin" w:date="2023-12-30T14:01:00Z">
        <w:r w:rsidRPr="00FB161C">
          <w:rPr>
            <w:rFonts w:cstheme="minorHAnsi"/>
          </w:rPr>
          <w:t xml:space="preserve">CSA </w:t>
        </w:r>
      </w:ins>
      <w:r w:rsidRPr="00FB161C">
        <w:rPr>
          <w:rFonts w:cstheme="minorHAnsi"/>
        </w:rPr>
        <w:t>models.</w:t>
      </w:r>
    </w:p>
    <w:p w14:paraId="42DA578E" w14:textId="77777777" w:rsidR="00FF13A4" w:rsidRPr="00FB161C" w:rsidRDefault="00FF13A4" w:rsidP="00FB161C">
      <w:pPr>
        <w:rPr>
          <w:rFonts w:cstheme="minorHAnsi"/>
        </w:rPr>
      </w:pPr>
    </w:p>
    <w:p w14:paraId="245C3DAD" w14:textId="77777777" w:rsidR="00FB161C" w:rsidRPr="00FB161C" w:rsidRDefault="00FB161C" w:rsidP="00FB161C">
      <w:pPr>
        <w:pStyle w:val="Heading4"/>
        <w:rPr>
          <w:rFonts w:asciiTheme="minorHAnsi" w:hAnsiTheme="minorHAnsi" w:cstheme="minorHAnsi"/>
        </w:rPr>
      </w:pPr>
      <w:r w:rsidRPr="00FB161C">
        <w:rPr>
          <w:rFonts w:asciiTheme="minorHAnsi" w:hAnsiTheme="minorHAnsi" w:cstheme="minorHAnsi"/>
        </w:rPr>
        <w:t>Sun and Abraham event study</w:t>
      </w:r>
    </w:p>
    <w:p w14:paraId="01B6CB33" w14:textId="77777777" w:rsidR="00FB161C" w:rsidRPr="00FB161C" w:rsidRDefault="00FB161C" w:rsidP="00FB161C">
      <w:pPr>
        <w:rPr>
          <w:rFonts w:cstheme="minorHAnsi"/>
        </w:rPr>
      </w:pPr>
      <w:r w:rsidRPr="00FB161C">
        <w:rPr>
          <w:rFonts w:cstheme="minorHAnsi"/>
        </w:rPr>
        <w:tab/>
        <w:t xml:space="preserve">Sun and Abraham, 2021 provide an alternative two-step estimation strategy to calculate time-varying treatment </w:t>
      </w:r>
      <w:commentRangeStart w:id="237"/>
      <w:r w:rsidRPr="00FB161C">
        <w:rPr>
          <w:rFonts w:cstheme="minorHAnsi"/>
        </w:rPr>
        <w:t>effects</w:t>
      </w:r>
      <w:commentRangeEnd w:id="237"/>
      <w:r w:rsidRPr="00FB161C">
        <w:rPr>
          <w:rStyle w:val="CommentReference"/>
          <w:rFonts w:cstheme="minorHAnsi"/>
          <w:sz w:val="22"/>
          <w:szCs w:val="22"/>
        </w:rPr>
        <w:commentReference w:id="237"/>
      </w:r>
      <w:r w:rsidRPr="00FB161C">
        <w:rPr>
          <w:rFonts w:cstheme="minorHAnsi"/>
        </w:rPr>
        <w:t xml:space="preserve">. </w:t>
      </w:r>
      <w:commentRangeStart w:id="238"/>
      <w:r w:rsidRPr="00FB161C">
        <w:rPr>
          <w:rFonts w:cstheme="minorHAnsi"/>
        </w:rPr>
        <w:t xml:space="preserve">In the first step, an event-study design is modified to use cohort-specific interaction terms rather than event-time interaction terms. </w:t>
      </w:r>
      <w:commentRangeEnd w:id="238"/>
      <w:r w:rsidR="005C2DD2">
        <w:rPr>
          <w:rStyle w:val="CommentReference"/>
        </w:rPr>
        <w:commentReference w:id="238"/>
      </w:r>
      <w:r w:rsidRPr="00FB161C">
        <w:rPr>
          <w:rFonts w:cstheme="minorHAnsi"/>
        </w:rPr>
        <w:t xml:space="preserve">Then, the estimated cohort-specific interaction estimates are weighted by the relative share of each cohort within an event-time period, then aggregated to construct time-varying treatment </w:t>
      </w:r>
      <w:commentRangeStart w:id="239"/>
      <w:r w:rsidRPr="00FB161C">
        <w:rPr>
          <w:rFonts w:cstheme="minorHAnsi"/>
        </w:rPr>
        <w:t>effects</w:t>
      </w:r>
      <w:commentRangeEnd w:id="239"/>
      <w:r w:rsidRPr="00FB161C">
        <w:rPr>
          <w:rStyle w:val="CommentReference"/>
          <w:rFonts w:cstheme="minorHAnsi"/>
          <w:sz w:val="22"/>
          <w:szCs w:val="22"/>
        </w:rPr>
        <w:commentReference w:id="239"/>
      </w:r>
      <w:r w:rsidRPr="00FB161C">
        <w:rPr>
          <w:rFonts w:cstheme="minorHAnsi"/>
        </w:rPr>
        <w:t xml:space="preserve">. We estimated Sun and Abraham event study models using the </w:t>
      </w:r>
      <w:proofErr w:type="spellStart"/>
      <w:r w:rsidRPr="00FB161C">
        <w:rPr>
          <w:rFonts w:cstheme="minorHAnsi"/>
        </w:rPr>
        <w:t>Fixest</w:t>
      </w:r>
      <w:proofErr w:type="spellEnd"/>
      <w:r w:rsidRPr="00FB161C">
        <w:rPr>
          <w:rFonts w:cstheme="minorHAnsi"/>
        </w:rPr>
        <w:t xml:space="preserve"> v0.11.1 package in R.</w:t>
      </w:r>
    </w:p>
    <w:p w14:paraId="5C9E2397" w14:textId="77777777" w:rsidR="00FB161C" w:rsidRPr="00FB161C" w:rsidRDefault="00FB161C" w:rsidP="00FB161C">
      <w:pPr>
        <w:pStyle w:val="Heading4"/>
        <w:rPr>
          <w:rFonts w:asciiTheme="minorHAnsi" w:hAnsiTheme="minorHAnsi" w:cstheme="minorHAnsi"/>
        </w:rPr>
      </w:pPr>
      <w:r w:rsidRPr="00FB161C">
        <w:rPr>
          <w:rFonts w:asciiTheme="minorHAnsi" w:hAnsiTheme="minorHAnsi" w:cstheme="minorHAnsi"/>
        </w:rPr>
        <w:t>Two-Stage Difference-in-Differences</w:t>
      </w:r>
    </w:p>
    <w:p w14:paraId="39C83D50" w14:textId="77777777" w:rsidR="00FB161C" w:rsidRPr="00FB161C" w:rsidRDefault="00FB161C" w:rsidP="00FB161C">
      <w:pPr>
        <w:rPr>
          <w:rFonts w:cstheme="minorHAnsi"/>
        </w:rPr>
      </w:pPr>
      <w:r w:rsidRPr="00FB161C">
        <w:rPr>
          <w:rFonts w:cstheme="minorHAnsi"/>
        </w:rPr>
        <w:tab/>
        <w:t xml:space="preserve">We estimated an additional set of models using the two-stage difference-in-difference design adapted to event-studies, as proposed by Gardner, </w:t>
      </w:r>
      <w:commentRangeStart w:id="240"/>
      <w:r w:rsidRPr="00FB161C">
        <w:rPr>
          <w:rFonts w:cstheme="minorHAnsi"/>
        </w:rPr>
        <w:t>2022</w:t>
      </w:r>
      <w:commentRangeEnd w:id="240"/>
      <w:r w:rsidRPr="00FB161C">
        <w:rPr>
          <w:rStyle w:val="CommentReference"/>
          <w:rFonts w:cstheme="minorHAnsi"/>
          <w:sz w:val="22"/>
          <w:szCs w:val="22"/>
        </w:rPr>
        <w:commentReference w:id="240"/>
      </w:r>
      <w:r w:rsidRPr="00FB161C">
        <w:rPr>
          <w:rFonts w:cstheme="minorHAnsi"/>
        </w:rPr>
        <w:t xml:space="preserve">. This approach, as the name suggests, uses two steps to estimate time-varying treatment effects. However, this approach differs from Callaway and Sant’Anna, and Sun and Abraham by instead estimating an “imputed” treatment effect for untreated groups, rather than weighting estimated treatment effects of various treated groups. In the first stage, two-stage difference-in-difference constructs an outcome model using only untreated observations (both control units and before-treatment units) to estimate fixed effects for group and time.  Then the estimated fixed effects are subtracted from observed outcomes and the adjusted outcome is regressed on event-time indicator variables to estimate time-varying treatment effects. </w:t>
      </w:r>
      <w:ins w:id="241" w:author="Beth Ann Griffin" w:date="2023-12-30T14:01:00Z">
        <w:r w:rsidRPr="00FB161C">
          <w:rPr>
            <w:rFonts w:cstheme="minorHAnsi"/>
          </w:rPr>
          <w:t>We used the XX command in R to estimate these models.</w:t>
        </w:r>
      </w:ins>
    </w:p>
    <w:p w14:paraId="51E4EE4B" w14:textId="77777777" w:rsidR="00FB161C" w:rsidRPr="00FB161C" w:rsidRDefault="00FB161C" w:rsidP="00FB161C">
      <w:pPr>
        <w:pStyle w:val="Heading4"/>
        <w:rPr>
          <w:rFonts w:asciiTheme="minorHAnsi" w:hAnsiTheme="minorHAnsi" w:cstheme="minorHAnsi"/>
        </w:rPr>
      </w:pPr>
      <w:r w:rsidRPr="00FB161C">
        <w:rPr>
          <w:rFonts w:asciiTheme="minorHAnsi" w:hAnsiTheme="minorHAnsi" w:cstheme="minorHAnsi"/>
        </w:rPr>
        <w:t xml:space="preserve">Difference-in-Difference </w:t>
      </w:r>
      <w:commentRangeStart w:id="242"/>
      <w:r w:rsidRPr="00FB161C">
        <w:rPr>
          <w:rFonts w:asciiTheme="minorHAnsi" w:hAnsiTheme="minorHAnsi" w:cstheme="minorHAnsi"/>
        </w:rPr>
        <w:t>Imputation Estimator</w:t>
      </w:r>
      <w:commentRangeEnd w:id="242"/>
      <w:r w:rsidRPr="00FB161C">
        <w:rPr>
          <w:rStyle w:val="CommentReference"/>
          <w:rFonts w:asciiTheme="minorHAnsi" w:eastAsiaTheme="minorHAnsi" w:hAnsiTheme="minorHAnsi" w:cstheme="minorHAnsi"/>
          <w:i w:val="0"/>
          <w:iCs w:val="0"/>
          <w:color w:val="auto"/>
          <w:sz w:val="22"/>
          <w:szCs w:val="22"/>
        </w:rPr>
        <w:commentReference w:id="242"/>
      </w:r>
    </w:p>
    <w:p w14:paraId="569690FB" w14:textId="77777777" w:rsidR="00FB161C" w:rsidRPr="00FB161C" w:rsidRDefault="00FB161C" w:rsidP="00FB161C">
      <w:pPr>
        <w:rPr>
          <w:ins w:id="243" w:author="Beth Ann Griffin" w:date="2023-12-30T14:01:00Z"/>
          <w:rFonts w:cstheme="minorHAnsi"/>
        </w:rPr>
      </w:pPr>
      <w:r w:rsidRPr="00FB161C">
        <w:rPr>
          <w:rFonts w:cstheme="minorHAnsi"/>
        </w:rPr>
        <w:tab/>
        <w:t xml:space="preserve">The last model we estimated across simulation scenarios was a difference-in-difference estimator using an imputation </w:t>
      </w:r>
      <w:commentRangeStart w:id="244"/>
      <w:r w:rsidRPr="00FB161C">
        <w:rPr>
          <w:rFonts w:cstheme="minorHAnsi"/>
        </w:rPr>
        <w:t>form</w:t>
      </w:r>
      <w:commentRangeEnd w:id="244"/>
      <w:r w:rsidRPr="00FB161C">
        <w:rPr>
          <w:rStyle w:val="CommentReference"/>
          <w:rFonts w:cstheme="minorHAnsi"/>
          <w:sz w:val="22"/>
          <w:szCs w:val="22"/>
        </w:rPr>
        <w:commentReference w:id="244"/>
      </w:r>
      <w:r w:rsidRPr="00FB161C">
        <w:rPr>
          <w:rFonts w:cstheme="minorHAnsi"/>
        </w:rPr>
        <w:t xml:space="preserve">. This estimator follows a similar strategy to two-stage difference-in-differences, starting with an outcome model which uses untreated observations to estimate fixed effects for group and </w:t>
      </w:r>
      <w:commentRangeStart w:id="245"/>
      <w:commentRangeStart w:id="246"/>
      <w:r w:rsidRPr="00FB161C">
        <w:rPr>
          <w:rFonts w:cstheme="minorHAnsi"/>
        </w:rPr>
        <w:t>time</w:t>
      </w:r>
      <w:commentRangeEnd w:id="245"/>
      <w:r w:rsidRPr="00FB161C">
        <w:rPr>
          <w:rStyle w:val="CommentReference"/>
          <w:rFonts w:cstheme="minorHAnsi"/>
          <w:sz w:val="22"/>
          <w:szCs w:val="22"/>
        </w:rPr>
        <w:commentReference w:id="245"/>
      </w:r>
      <w:commentRangeEnd w:id="246"/>
      <w:r w:rsidR="00001DA2">
        <w:rPr>
          <w:rStyle w:val="CommentReference"/>
        </w:rPr>
        <w:commentReference w:id="246"/>
      </w:r>
      <w:r w:rsidRPr="00FB161C">
        <w:rPr>
          <w:rFonts w:cstheme="minorHAnsi"/>
        </w:rPr>
        <w:t xml:space="preserve">.  However, rather than adjusting the outcome variable using these fixed effects, instead this approach predicts (“imputes”) a counterfactual untreated outcome based on the fixed effect parameters. Then for each treated unit and time, the counterfactual outcome is subtracted from the observed outcome to obtain unit-time-specific treatment effect. Lastly, the unit-time treatment effects are averaged by event-time to construct average event-time treatment </w:t>
      </w:r>
      <w:commentRangeStart w:id="247"/>
      <w:r w:rsidRPr="00FB161C">
        <w:rPr>
          <w:rFonts w:cstheme="minorHAnsi"/>
        </w:rPr>
        <w:t>effects</w:t>
      </w:r>
      <w:commentRangeEnd w:id="247"/>
      <w:r w:rsidRPr="00FB161C">
        <w:rPr>
          <w:rStyle w:val="CommentReference"/>
          <w:rFonts w:cstheme="minorHAnsi"/>
          <w:sz w:val="22"/>
          <w:szCs w:val="22"/>
        </w:rPr>
        <w:commentReference w:id="247"/>
      </w:r>
      <w:r w:rsidRPr="00FB161C">
        <w:rPr>
          <w:rFonts w:cstheme="minorHAnsi"/>
        </w:rPr>
        <w:t xml:space="preserve">. </w:t>
      </w:r>
      <w:ins w:id="248" w:author="Beth Ann Griffin" w:date="2023-12-30T14:01:00Z">
        <w:r w:rsidRPr="00FB161C">
          <w:rPr>
            <w:rFonts w:cstheme="minorHAnsi"/>
          </w:rPr>
          <w:t>We used the YY command in R to estimate these models.</w:t>
        </w:r>
      </w:ins>
    </w:p>
    <w:p w14:paraId="39FDA26C" w14:textId="5251D593" w:rsidR="0057542D" w:rsidRDefault="00001DA2" w:rsidP="00001DA2">
      <w:pPr>
        <w:pStyle w:val="Heading3"/>
        <w:rPr>
          <w:ins w:id="249" w:author="Beth Ann Griffin" w:date="2023-12-31T10:59:00Z"/>
          <w:rFonts w:asciiTheme="minorHAnsi" w:eastAsiaTheme="minorHAnsi" w:hAnsiTheme="minorHAnsi" w:cstheme="minorHAnsi"/>
          <w:b/>
          <w:bCs/>
          <w:color w:val="000000" w:themeColor="text1"/>
          <w:sz w:val="22"/>
          <w:szCs w:val="22"/>
        </w:rPr>
      </w:pPr>
      <w:ins w:id="250" w:author="Beth Ann Griffin" w:date="2023-12-31T10:53:00Z">
        <w:r w:rsidRPr="00001DA2">
          <w:rPr>
            <w:rFonts w:asciiTheme="minorHAnsi" w:eastAsiaTheme="minorHAnsi" w:hAnsiTheme="minorHAnsi" w:cstheme="minorHAnsi"/>
            <w:b/>
            <w:bCs/>
            <w:color w:val="000000" w:themeColor="text1"/>
            <w:sz w:val="22"/>
            <w:szCs w:val="22"/>
          </w:rPr>
          <w:t>Simulation Desig</w:t>
        </w:r>
      </w:ins>
      <w:ins w:id="251" w:author="Beth Ann Griffin" w:date="2023-12-31T10:54:00Z">
        <w:r w:rsidRPr="00001DA2">
          <w:rPr>
            <w:rFonts w:asciiTheme="minorHAnsi" w:eastAsiaTheme="minorHAnsi" w:hAnsiTheme="minorHAnsi" w:cstheme="minorHAnsi"/>
            <w:b/>
            <w:bCs/>
            <w:color w:val="000000" w:themeColor="text1"/>
            <w:sz w:val="22"/>
            <w:szCs w:val="22"/>
          </w:rPr>
          <w:t>n</w:t>
        </w:r>
      </w:ins>
    </w:p>
    <w:p w14:paraId="1A791364" w14:textId="257B1F1B" w:rsidR="00001DA2" w:rsidRPr="00001DA2" w:rsidRDefault="00001DA2" w:rsidP="00001DA2">
      <w:pPr>
        <w:pStyle w:val="BodyText"/>
        <w:ind w:left="0"/>
        <w:rPr>
          <w:ins w:id="252" w:author="Beth Ann Griffin" w:date="2023-12-31T10:59:00Z"/>
          <w:rFonts w:asciiTheme="minorHAnsi" w:hAnsiTheme="minorHAnsi" w:cstheme="minorHAnsi"/>
        </w:rPr>
      </w:pPr>
      <w:ins w:id="253" w:author="Beth Ann Griffin" w:date="2023-12-31T11:00:00Z">
        <w:r>
          <w:rPr>
            <w:rFonts w:asciiTheme="minorHAnsi" w:hAnsiTheme="minorHAnsi" w:cstheme="minorHAnsi"/>
          </w:rPr>
          <w:t>Since</w:t>
        </w:r>
      </w:ins>
      <w:ins w:id="254" w:author="Beth Ann Griffin" w:date="2023-12-31T10:59:00Z">
        <w:r w:rsidRPr="00001DA2">
          <w:rPr>
            <w:rFonts w:asciiTheme="minorHAnsi" w:hAnsiTheme="minorHAnsi" w:cstheme="minorHAnsi"/>
          </w:rPr>
          <w:t xml:space="preserve"> it is impossible to test model assumptions in practice, we used a simulation study with a known data-generating process to assess the relative performance of these statistical models under </w:t>
        </w:r>
      </w:ins>
      <w:ins w:id="255" w:author="Beth Ann Griffin" w:date="2023-12-31T11:00:00Z">
        <w:r>
          <w:rPr>
            <w:rFonts w:asciiTheme="minorHAnsi" w:hAnsiTheme="minorHAnsi" w:cstheme="minorHAnsi"/>
          </w:rPr>
          <w:t xml:space="preserve">several </w:t>
        </w:r>
        <w:r>
          <w:rPr>
            <w:rFonts w:asciiTheme="minorHAnsi" w:hAnsiTheme="minorHAnsi" w:cstheme="minorHAnsi"/>
          </w:rPr>
          <w:lastRenderedPageBreak/>
          <w:t xml:space="preserve">different </w:t>
        </w:r>
      </w:ins>
      <w:ins w:id="256" w:author="Beth Ann Griffin" w:date="2023-12-31T10:59:00Z">
        <w:r w:rsidRPr="00001DA2">
          <w:rPr>
            <w:rFonts w:asciiTheme="minorHAnsi" w:hAnsiTheme="minorHAnsi" w:cstheme="minorHAnsi"/>
          </w:rPr>
          <w:t xml:space="preserve">scenarios </w:t>
        </w:r>
      </w:ins>
      <w:ins w:id="257" w:author="Beth Ann Griffin" w:date="2023-12-31T11:00:00Z">
        <w:r>
          <w:rPr>
            <w:rFonts w:asciiTheme="minorHAnsi" w:hAnsiTheme="minorHAnsi" w:cstheme="minorHAnsi"/>
          </w:rPr>
          <w:t>related to the potential time-varying effects of a state policy</w:t>
        </w:r>
      </w:ins>
      <w:ins w:id="258" w:author="Beth Ann Griffin" w:date="2023-12-31T10:59:00Z">
        <w:r w:rsidRPr="00001DA2">
          <w:rPr>
            <w:rFonts w:asciiTheme="minorHAnsi" w:hAnsiTheme="minorHAnsi" w:cstheme="minorHAnsi"/>
          </w:rPr>
          <w:t xml:space="preserve">. </w:t>
        </w:r>
      </w:ins>
      <w:moveToRangeStart w:id="259" w:author="Beth Ann Griffin" w:date="2023-12-31T11:01:00Z" w:name="move154912913"/>
      <w:moveTo w:id="260" w:author="Beth Ann Griffin" w:date="2023-12-31T11:01:00Z">
        <w:del w:id="261" w:author="Beth Ann Griffin" w:date="2023-12-31T11:01:00Z">
          <w:r w:rsidR="007C67BD" w:rsidRPr="00FB161C" w:rsidDel="007C67BD">
            <w:rPr>
              <w:rFonts w:asciiTheme="minorHAnsi" w:hAnsiTheme="minorHAnsi" w:cstheme="minorHAnsi"/>
            </w:rPr>
            <w:delText xml:space="preserve">To do so, </w:delText>
          </w:r>
        </w:del>
      </w:moveTo>
      <w:ins w:id="262" w:author="Beth Ann Griffin" w:date="2023-12-31T11:01:00Z">
        <w:r w:rsidR="007C67BD">
          <w:rPr>
            <w:rFonts w:asciiTheme="minorHAnsi" w:hAnsiTheme="minorHAnsi" w:cstheme="minorHAnsi"/>
          </w:rPr>
          <w:t>W</w:t>
        </w:r>
      </w:ins>
      <w:moveTo w:id="263" w:author="Beth Ann Griffin" w:date="2023-12-31T11:01:00Z">
        <w:del w:id="264" w:author="Beth Ann Griffin" w:date="2023-12-31T11:01:00Z">
          <w:r w:rsidR="007C67BD" w:rsidRPr="00FB161C" w:rsidDel="007C67BD">
            <w:rPr>
              <w:rFonts w:asciiTheme="minorHAnsi" w:hAnsiTheme="minorHAnsi" w:cstheme="minorHAnsi"/>
            </w:rPr>
            <w:delText>w</w:delText>
          </w:r>
        </w:del>
        <w:r w:rsidR="007C67BD" w:rsidRPr="00FB161C">
          <w:rPr>
            <w:rFonts w:asciiTheme="minorHAnsi" w:hAnsiTheme="minorHAnsi" w:cstheme="minorHAnsi"/>
          </w:rPr>
          <w:t xml:space="preserve">e built </w:t>
        </w:r>
      </w:moveTo>
      <w:ins w:id="265" w:author="Beth Ann Griffin" w:date="2023-12-31T11:01:00Z">
        <w:r w:rsidR="007C67BD">
          <w:rPr>
            <w:rFonts w:asciiTheme="minorHAnsi" w:hAnsiTheme="minorHAnsi" w:cstheme="minorHAnsi"/>
          </w:rPr>
          <w:t xml:space="preserve">our current work using </w:t>
        </w:r>
      </w:ins>
      <w:moveTo w:id="266" w:author="Beth Ann Griffin" w:date="2023-12-31T11:01:00Z">
        <w:del w:id="267" w:author="Beth Ann Griffin" w:date="2023-12-31T11:01:00Z">
          <w:r w:rsidR="007C67BD" w:rsidRPr="00FB161C" w:rsidDel="007C67BD">
            <w:rPr>
              <w:rFonts w:asciiTheme="minorHAnsi" w:hAnsiTheme="minorHAnsi" w:cstheme="minorHAnsi"/>
            </w:rPr>
            <w:delText xml:space="preserve">on </w:delText>
          </w:r>
        </w:del>
        <w:r w:rsidR="007C67BD" w:rsidRPr="00FB161C">
          <w:rPr>
            <w:rFonts w:asciiTheme="minorHAnsi" w:hAnsiTheme="minorHAnsi" w:cstheme="minorHAnsi"/>
          </w:rPr>
          <w:t xml:space="preserve">prior simulation work which has compared the performance of statistical methods in recovering policy effects on total firearm deaths and </w:t>
        </w:r>
        <w:commentRangeStart w:id="268"/>
        <w:r w:rsidR="007C67BD" w:rsidRPr="00FB161C">
          <w:rPr>
            <w:rFonts w:asciiTheme="minorHAnsi" w:hAnsiTheme="minorHAnsi" w:cstheme="minorHAnsi"/>
          </w:rPr>
          <w:t>opioid-related mortality</w:t>
        </w:r>
        <w:commentRangeEnd w:id="268"/>
        <w:r w:rsidR="007C67BD" w:rsidRPr="00FB161C">
          <w:rPr>
            <w:rStyle w:val="CommentReference"/>
            <w:rFonts w:asciiTheme="minorHAnsi" w:hAnsiTheme="minorHAnsi" w:cstheme="minorHAnsi"/>
            <w:sz w:val="22"/>
            <w:szCs w:val="22"/>
          </w:rPr>
          <w:commentReference w:id="268"/>
        </w:r>
        <w:r w:rsidR="007C67BD" w:rsidRPr="00FB161C">
          <w:rPr>
            <w:rFonts w:asciiTheme="minorHAnsi" w:hAnsiTheme="minorHAnsi" w:cstheme="minorHAnsi"/>
          </w:rPr>
          <w:t xml:space="preserve"> (Schell, Griffin, Morral, 2018; Griffin et al., 2021; Griffin et al., 2023).</w:t>
        </w:r>
      </w:moveTo>
      <w:moveToRangeEnd w:id="259"/>
    </w:p>
    <w:p w14:paraId="31F3A5B2" w14:textId="77777777" w:rsidR="00001DA2" w:rsidRPr="00001DA2" w:rsidRDefault="00001DA2" w:rsidP="00001DA2"/>
    <w:p w14:paraId="7D2DFC36" w14:textId="3E873C5A" w:rsidR="00847C9B" w:rsidRPr="00FB161C" w:rsidRDefault="00847C9B" w:rsidP="00847C9B">
      <w:pPr>
        <w:pStyle w:val="Heading3"/>
        <w:rPr>
          <w:rFonts w:asciiTheme="minorHAnsi" w:hAnsiTheme="minorHAnsi" w:cstheme="minorHAnsi"/>
          <w:sz w:val="22"/>
          <w:szCs w:val="22"/>
        </w:rPr>
      </w:pPr>
      <w:r w:rsidRPr="00FB161C">
        <w:rPr>
          <w:rFonts w:asciiTheme="minorHAnsi" w:hAnsiTheme="minorHAnsi" w:cstheme="minorHAnsi"/>
          <w:sz w:val="22"/>
          <w:szCs w:val="22"/>
        </w:rPr>
        <w:t>Observed Data</w:t>
      </w:r>
    </w:p>
    <w:p w14:paraId="256C6A36" w14:textId="2D69AD05" w:rsidR="00847C9B" w:rsidRPr="00FB161C" w:rsidDel="00001DA2" w:rsidRDefault="00847C9B" w:rsidP="00847C9B">
      <w:pPr>
        <w:rPr>
          <w:del w:id="269" w:author="Beth Ann Griffin" w:date="2023-12-31T10:57:00Z"/>
          <w:rFonts w:cstheme="minorHAnsi"/>
        </w:rPr>
      </w:pPr>
      <w:r w:rsidRPr="00FB161C">
        <w:rPr>
          <w:rFonts w:cstheme="minorHAnsi"/>
        </w:rPr>
        <w:tab/>
        <w:t xml:space="preserve">We used data on observed opioid-related overdoses between 1999 and </w:t>
      </w:r>
      <w:commentRangeStart w:id="270"/>
      <w:r w:rsidRPr="00FB161C">
        <w:rPr>
          <w:rFonts w:cstheme="minorHAnsi"/>
        </w:rPr>
        <w:t xml:space="preserve">2016, </w:t>
      </w:r>
      <w:commentRangeEnd w:id="270"/>
      <w:r w:rsidR="00425499" w:rsidRPr="00FB161C">
        <w:rPr>
          <w:rStyle w:val="CommentReference"/>
          <w:rFonts w:cstheme="minorHAnsi"/>
          <w:sz w:val="22"/>
          <w:szCs w:val="22"/>
        </w:rPr>
        <w:commentReference w:id="270"/>
      </w:r>
      <w:r w:rsidRPr="00FB161C">
        <w:rPr>
          <w:rFonts w:cstheme="minorHAnsi"/>
        </w:rPr>
        <w:t xml:space="preserve">obtained from the 1999-2016 National Vital Statistics System – Multiple Cause of Death mortality files. Opioid-related overdose deaths were identified using the ICD-10 external cause of injury codes X40-X44, X60-64, X85, and Y10-14. We aggregated injury codes and calculated state-level overdose rates per 100,000 </w:t>
      </w:r>
      <w:r w:rsidR="00EB03A5" w:rsidRPr="00FB161C">
        <w:rPr>
          <w:rFonts w:cstheme="minorHAnsi"/>
        </w:rPr>
        <w:t>state residents</w:t>
      </w:r>
      <w:r w:rsidRPr="00FB161C">
        <w:rPr>
          <w:rFonts w:cstheme="minorHAnsi"/>
        </w:rPr>
        <w:t xml:space="preserve">. We also included </w:t>
      </w:r>
      <w:commentRangeStart w:id="271"/>
      <w:commentRangeStart w:id="272"/>
      <w:commentRangeStart w:id="273"/>
      <w:r w:rsidRPr="00FB161C">
        <w:rPr>
          <w:rFonts w:cstheme="minorHAnsi"/>
        </w:rPr>
        <w:t xml:space="preserve">state-level unemployment rate per </w:t>
      </w:r>
      <w:r w:rsidR="008256A1" w:rsidRPr="00FB161C">
        <w:rPr>
          <w:rFonts w:cstheme="minorHAnsi"/>
        </w:rPr>
        <w:t xml:space="preserve">100 </w:t>
      </w:r>
      <w:r w:rsidR="00EB03A5" w:rsidRPr="00FB161C">
        <w:rPr>
          <w:rFonts w:cstheme="minorHAnsi"/>
        </w:rPr>
        <w:t>state residents</w:t>
      </w:r>
      <w:r w:rsidR="008256A1" w:rsidRPr="00FB161C">
        <w:rPr>
          <w:rFonts w:cstheme="minorHAnsi"/>
        </w:rPr>
        <w:t xml:space="preserve"> as covariate</w:t>
      </w:r>
      <w:commentRangeEnd w:id="271"/>
      <w:r w:rsidR="008256A1" w:rsidRPr="00FB161C">
        <w:rPr>
          <w:rStyle w:val="CommentReference"/>
          <w:rFonts w:cstheme="minorHAnsi"/>
          <w:sz w:val="22"/>
          <w:szCs w:val="22"/>
        </w:rPr>
        <w:commentReference w:id="271"/>
      </w:r>
      <w:commentRangeEnd w:id="272"/>
      <w:r w:rsidR="00425499" w:rsidRPr="00FB161C">
        <w:rPr>
          <w:rStyle w:val="CommentReference"/>
          <w:rFonts w:cstheme="minorHAnsi"/>
          <w:sz w:val="22"/>
          <w:szCs w:val="22"/>
        </w:rPr>
        <w:commentReference w:id="272"/>
      </w:r>
      <w:commentRangeEnd w:id="273"/>
      <w:r w:rsidR="003F62BF">
        <w:rPr>
          <w:rStyle w:val="CommentReference"/>
        </w:rPr>
        <w:commentReference w:id="273"/>
      </w:r>
      <w:r w:rsidR="008256A1" w:rsidRPr="00FB161C">
        <w:rPr>
          <w:rFonts w:cstheme="minorHAnsi"/>
        </w:rPr>
        <w:t xml:space="preserve"> in </w:t>
      </w:r>
      <w:del w:id="274" w:author="Beth Ann Griffin" w:date="2023-12-31T10:56:00Z">
        <w:r w:rsidR="008256A1" w:rsidRPr="00FB161C" w:rsidDel="00001DA2">
          <w:rPr>
            <w:rFonts w:cstheme="minorHAnsi"/>
          </w:rPr>
          <w:delText xml:space="preserve">included </w:delText>
        </w:r>
      </w:del>
      <w:ins w:id="275" w:author="Beth Ann Griffin" w:date="2023-12-31T10:56:00Z">
        <w:r w:rsidR="00001DA2">
          <w:rPr>
            <w:rFonts w:cstheme="minorHAnsi"/>
          </w:rPr>
          <w:t>all</w:t>
        </w:r>
        <w:r w:rsidR="00001DA2" w:rsidRPr="00FB161C">
          <w:rPr>
            <w:rFonts w:cstheme="minorHAnsi"/>
          </w:rPr>
          <w:t xml:space="preserve"> </w:t>
        </w:r>
      </w:ins>
      <w:r w:rsidR="008256A1" w:rsidRPr="00FB161C">
        <w:rPr>
          <w:rFonts w:cstheme="minorHAnsi"/>
        </w:rPr>
        <w:t>model specifications</w:t>
      </w:r>
      <w:ins w:id="276" w:author="Beth Ann Griffin" w:date="2023-12-31T10:57:00Z">
        <w:r w:rsidR="00001DA2">
          <w:rPr>
            <w:rFonts w:cstheme="minorHAnsi"/>
          </w:rPr>
          <w:t xml:space="preserve"> since it is </w:t>
        </w:r>
      </w:ins>
      <w:del w:id="277" w:author="Beth Ann Griffin" w:date="2023-12-31T10:57:00Z">
        <w:r w:rsidR="008256A1" w:rsidRPr="00FB161C" w:rsidDel="00001DA2">
          <w:rPr>
            <w:rFonts w:cstheme="minorHAnsi"/>
          </w:rPr>
          <w:delText xml:space="preserve">, </w:delText>
        </w:r>
      </w:del>
      <w:ins w:id="278" w:author="Beth Ann Griffin" w:date="2023-12-31T10:56:00Z">
        <w:r w:rsidR="00001DA2" w:rsidRPr="00001DA2">
          <w:rPr>
            <w:rFonts w:cstheme="minorHAnsi"/>
            <w:rPrChange w:id="279" w:author="Beth Ann Griffin" w:date="2023-12-31T10:56:00Z">
              <w:rPr>
                <w:rFonts w:ascii="Times New Roman" w:hAnsi="Times New Roman" w:cs="Times New Roman"/>
                <w:sz w:val="24"/>
                <w:szCs w:val="24"/>
              </w:rPr>
            </w:rPrChange>
          </w:rPr>
          <w:t>frequently considered a</w:t>
        </w:r>
      </w:ins>
      <w:ins w:id="280" w:author="Beth Ann Griffin" w:date="2023-12-31T10:57:00Z">
        <w:r w:rsidR="00001DA2">
          <w:rPr>
            <w:rFonts w:cstheme="minorHAnsi"/>
          </w:rPr>
          <w:t xml:space="preserve">n important control covariate </w:t>
        </w:r>
      </w:ins>
      <w:ins w:id="281" w:author="Beth Ann Griffin" w:date="2023-12-31T10:58:00Z">
        <w:r w:rsidR="00001DA2">
          <w:rPr>
            <w:rFonts w:cstheme="minorHAnsi"/>
          </w:rPr>
          <w:t xml:space="preserve">for state policy evaluations </w:t>
        </w:r>
      </w:ins>
      <w:ins w:id="282" w:author="Beth Ann Griffin" w:date="2023-12-31T10:56:00Z">
        <w:r w:rsidR="00001DA2" w:rsidRPr="00001DA2">
          <w:rPr>
            <w:rFonts w:cstheme="minorHAnsi"/>
            <w:rPrChange w:id="283" w:author="Beth Ann Griffin" w:date="2023-12-31T10:56:00Z">
              <w:rPr>
                <w:rFonts w:ascii="Times New Roman" w:hAnsi="Times New Roman" w:cs="Times New Roman"/>
                <w:sz w:val="24"/>
                <w:szCs w:val="24"/>
              </w:rPr>
            </w:rPrChange>
          </w:rPr>
          <w:t xml:space="preserve">because unemployment rates </w:t>
        </w:r>
      </w:ins>
      <w:ins w:id="284" w:author="Beth Ann Griffin" w:date="2023-12-31T10:58:00Z">
        <w:r w:rsidR="00001DA2">
          <w:rPr>
            <w:rFonts w:cstheme="minorHAnsi"/>
          </w:rPr>
          <w:t>tend to be</w:t>
        </w:r>
      </w:ins>
      <w:ins w:id="285" w:author="Beth Ann Griffin" w:date="2023-12-31T10:56:00Z">
        <w:r w:rsidR="00001DA2" w:rsidRPr="00001DA2">
          <w:rPr>
            <w:rFonts w:cstheme="minorHAnsi"/>
            <w:rPrChange w:id="286" w:author="Beth Ann Griffin" w:date="2023-12-31T10:56:00Z">
              <w:rPr>
                <w:rFonts w:ascii="Times New Roman" w:hAnsi="Times New Roman" w:cs="Times New Roman"/>
                <w:sz w:val="24"/>
                <w:szCs w:val="24"/>
              </w:rPr>
            </w:rPrChange>
          </w:rPr>
          <w:t xml:space="preserve"> associated with </w:t>
        </w:r>
      </w:ins>
      <w:ins w:id="287" w:author="Beth Ann Griffin" w:date="2023-12-31T10:58:00Z">
        <w:r w:rsidR="00001DA2">
          <w:rPr>
            <w:rFonts w:cstheme="minorHAnsi"/>
          </w:rPr>
          <w:t xml:space="preserve">opioid-related mortality </w:t>
        </w:r>
        <w:proofErr w:type="gramStart"/>
        <w:r w:rsidR="00001DA2">
          <w:rPr>
            <w:rFonts w:cstheme="minorHAnsi"/>
          </w:rPr>
          <w:t xml:space="preserve">as </w:t>
        </w:r>
      </w:ins>
      <w:ins w:id="288" w:author="Beth Ann Griffin" w:date="2023-12-31T10:56:00Z">
        <w:r w:rsidR="00001DA2" w:rsidRPr="00001DA2">
          <w:rPr>
            <w:rFonts w:cstheme="minorHAnsi"/>
            <w:rPrChange w:id="289" w:author="Beth Ann Griffin" w:date="2023-12-31T10:56:00Z">
              <w:rPr>
                <w:rFonts w:ascii="Times New Roman" w:hAnsi="Times New Roman" w:cs="Times New Roman"/>
                <w:sz w:val="24"/>
                <w:szCs w:val="24"/>
              </w:rPr>
            </w:rPrChange>
          </w:rPr>
          <w:t xml:space="preserve"> well</w:t>
        </w:r>
        <w:proofErr w:type="gramEnd"/>
        <w:r w:rsidR="00001DA2" w:rsidRPr="00001DA2">
          <w:rPr>
            <w:rFonts w:cstheme="minorHAnsi"/>
            <w:rPrChange w:id="290" w:author="Beth Ann Griffin" w:date="2023-12-31T10:56:00Z">
              <w:rPr>
                <w:rFonts w:ascii="Times New Roman" w:hAnsi="Times New Roman" w:cs="Times New Roman"/>
                <w:sz w:val="24"/>
                <w:szCs w:val="24"/>
              </w:rPr>
            </w:rPrChange>
          </w:rPr>
          <w:t xml:space="preserve"> as likelihood of policy adoptio</w:t>
        </w:r>
        <w:commentRangeStart w:id="291"/>
        <w:r w:rsidR="00001DA2" w:rsidRPr="00001DA2">
          <w:rPr>
            <w:rFonts w:cstheme="minorHAnsi"/>
            <w:rPrChange w:id="292" w:author="Beth Ann Griffin" w:date="2023-12-31T10:56:00Z">
              <w:rPr>
                <w:rFonts w:ascii="Times New Roman" w:hAnsi="Times New Roman" w:cs="Times New Roman"/>
                <w:sz w:val="24"/>
                <w:szCs w:val="24"/>
              </w:rPr>
            </w:rPrChange>
          </w:rPr>
          <w:t>n.</w:t>
        </w:r>
      </w:ins>
      <w:ins w:id="293" w:author="Beth Ann Griffin" w:date="2023-12-31T10:57:00Z">
        <w:r w:rsidR="00001DA2" w:rsidRPr="00FB161C" w:rsidDel="00001DA2">
          <w:rPr>
            <w:rFonts w:cstheme="minorHAnsi"/>
          </w:rPr>
          <w:t xml:space="preserve"> </w:t>
        </w:r>
        <w:commentRangeEnd w:id="291"/>
        <w:r w:rsidR="00001DA2">
          <w:rPr>
            <w:rStyle w:val="CommentReference"/>
          </w:rPr>
          <w:commentReference w:id="291"/>
        </w:r>
      </w:ins>
      <w:del w:id="294" w:author="Beth Ann Griffin" w:date="2023-12-31T10:57:00Z">
        <w:r w:rsidR="008256A1" w:rsidRPr="00FB161C" w:rsidDel="00001DA2">
          <w:rPr>
            <w:rFonts w:cstheme="minorHAnsi"/>
          </w:rPr>
          <w:delText>given the close association between unemployment and overdose mortality.</w:delText>
        </w:r>
      </w:del>
    </w:p>
    <w:p w14:paraId="58E07911" w14:textId="2BAD3F9F" w:rsidR="00847C9B" w:rsidRPr="00FB161C" w:rsidRDefault="00847C9B" w:rsidP="00847C9B">
      <w:pPr>
        <w:pStyle w:val="Heading3"/>
        <w:rPr>
          <w:rFonts w:asciiTheme="minorHAnsi" w:hAnsiTheme="minorHAnsi" w:cstheme="minorHAnsi"/>
          <w:sz w:val="22"/>
          <w:szCs w:val="22"/>
        </w:rPr>
      </w:pPr>
      <w:r w:rsidRPr="00FB161C">
        <w:rPr>
          <w:rFonts w:asciiTheme="minorHAnsi" w:hAnsiTheme="minorHAnsi" w:cstheme="minorHAnsi"/>
          <w:sz w:val="22"/>
          <w:szCs w:val="22"/>
        </w:rPr>
        <w:t>Simulat</w:t>
      </w:r>
      <w:ins w:id="295" w:author="Beth Ann Griffin" w:date="2023-12-31T11:05:00Z">
        <w:r w:rsidR="007C67BD">
          <w:rPr>
            <w:rFonts w:asciiTheme="minorHAnsi" w:hAnsiTheme="minorHAnsi" w:cstheme="minorHAnsi"/>
            <w:sz w:val="22"/>
            <w:szCs w:val="22"/>
          </w:rPr>
          <w:t>ing Time-Varying</w:t>
        </w:r>
      </w:ins>
      <w:del w:id="296" w:author="Beth Ann Griffin" w:date="2023-12-31T11:05:00Z">
        <w:r w:rsidRPr="00FB161C" w:rsidDel="007C67BD">
          <w:rPr>
            <w:rFonts w:asciiTheme="minorHAnsi" w:hAnsiTheme="minorHAnsi" w:cstheme="minorHAnsi"/>
            <w:sz w:val="22"/>
            <w:szCs w:val="22"/>
          </w:rPr>
          <w:delText>ed</w:delText>
        </w:r>
      </w:del>
      <w:r w:rsidRPr="00FB161C">
        <w:rPr>
          <w:rFonts w:asciiTheme="minorHAnsi" w:hAnsiTheme="minorHAnsi" w:cstheme="minorHAnsi"/>
          <w:sz w:val="22"/>
          <w:szCs w:val="22"/>
        </w:rPr>
        <w:t xml:space="preserve"> </w:t>
      </w:r>
      <w:r w:rsidR="00EB03A5" w:rsidRPr="00FB161C">
        <w:rPr>
          <w:rFonts w:asciiTheme="minorHAnsi" w:hAnsiTheme="minorHAnsi" w:cstheme="minorHAnsi"/>
          <w:sz w:val="22"/>
          <w:szCs w:val="22"/>
        </w:rPr>
        <w:t>Treatment</w:t>
      </w:r>
      <w:ins w:id="297" w:author="Beth Ann Griffin" w:date="2023-12-31T11:05:00Z">
        <w:r w:rsidR="007C67BD">
          <w:rPr>
            <w:rFonts w:asciiTheme="minorHAnsi" w:hAnsiTheme="minorHAnsi" w:cstheme="minorHAnsi"/>
            <w:sz w:val="22"/>
            <w:szCs w:val="22"/>
          </w:rPr>
          <w:t xml:space="preserve"> Effects</w:t>
        </w:r>
      </w:ins>
      <w:del w:id="298" w:author="Beth Ann Griffin" w:date="2023-12-31T11:05:00Z">
        <w:r w:rsidR="00EB03A5" w:rsidRPr="00FB161C" w:rsidDel="007C67BD">
          <w:rPr>
            <w:rFonts w:asciiTheme="minorHAnsi" w:hAnsiTheme="minorHAnsi" w:cstheme="minorHAnsi"/>
            <w:sz w:val="22"/>
            <w:szCs w:val="22"/>
          </w:rPr>
          <w:delText xml:space="preserve"> and Outcome</w:delText>
        </w:r>
      </w:del>
    </w:p>
    <w:p w14:paraId="111BA5FF" w14:textId="682F59CA" w:rsidR="00847C9B" w:rsidRPr="00FB161C" w:rsidDel="007C67BD" w:rsidRDefault="008256A1" w:rsidP="00847C9B">
      <w:pPr>
        <w:rPr>
          <w:del w:id="299" w:author="Beth Ann Griffin" w:date="2023-12-31T11:02:00Z"/>
          <w:rFonts w:cstheme="minorHAnsi"/>
        </w:rPr>
      </w:pPr>
      <w:r w:rsidRPr="00FB161C">
        <w:rPr>
          <w:rFonts w:cstheme="minorHAnsi"/>
        </w:rPr>
        <w:tab/>
        <w:t xml:space="preserve">We simulated treatment status by state and year so we could assess relative model performance under a known data-generating process. </w:t>
      </w:r>
      <w:moveFromRangeStart w:id="300" w:author="Beth Ann Griffin" w:date="2023-12-31T11:01:00Z" w:name="move154912913"/>
      <w:moveFrom w:id="301" w:author="Beth Ann Griffin" w:date="2023-12-31T11:01:00Z">
        <w:r w:rsidRPr="00FB161C" w:rsidDel="007C67BD">
          <w:rPr>
            <w:rFonts w:cstheme="minorHAnsi"/>
          </w:rPr>
          <w:t xml:space="preserve">To do so, we built on prior simulation work which has compared the performance of statistical methods in recovering policy effects on total firearm deaths and </w:t>
        </w:r>
        <w:commentRangeStart w:id="302"/>
        <w:r w:rsidRPr="00FB161C" w:rsidDel="007C67BD">
          <w:rPr>
            <w:rFonts w:cstheme="minorHAnsi"/>
          </w:rPr>
          <w:t>opioid-related mortality</w:t>
        </w:r>
        <w:commentRangeEnd w:id="302"/>
        <w:r w:rsidRPr="00FB161C" w:rsidDel="007C67BD">
          <w:rPr>
            <w:rStyle w:val="CommentReference"/>
            <w:rFonts w:cstheme="minorHAnsi"/>
            <w:sz w:val="22"/>
            <w:szCs w:val="22"/>
          </w:rPr>
          <w:commentReference w:id="302"/>
        </w:r>
        <w:r w:rsidR="0019713C" w:rsidRPr="00FB161C" w:rsidDel="007C67BD">
          <w:rPr>
            <w:rFonts w:cstheme="minorHAnsi"/>
          </w:rPr>
          <w:t xml:space="preserve"> (Schell, Griffin, Morral, 2018; Griffin et al., 2021; Griffin et al., 2023)</w:t>
        </w:r>
        <w:r w:rsidRPr="00FB161C" w:rsidDel="007C67BD">
          <w:rPr>
            <w:rFonts w:cstheme="minorHAnsi"/>
          </w:rPr>
          <w:t xml:space="preserve">. </w:t>
        </w:r>
      </w:moveFrom>
      <w:moveFromRangeEnd w:id="300"/>
    </w:p>
    <w:p w14:paraId="530A7E04" w14:textId="24363899" w:rsidR="008256A1" w:rsidRPr="00FB161C" w:rsidRDefault="008256A1" w:rsidP="00847C9B">
      <w:pPr>
        <w:rPr>
          <w:rFonts w:eastAsiaTheme="minorEastAsia" w:cstheme="minorHAnsi"/>
        </w:rPr>
      </w:pPr>
      <w:del w:id="303" w:author="Beth Ann Griffin" w:date="2023-12-31T11:02:00Z">
        <w:r w:rsidRPr="00FB161C" w:rsidDel="007C67BD">
          <w:rPr>
            <w:rFonts w:cstheme="minorHAnsi"/>
          </w:rPr>
          <w:tab/>
        </w:r>
      </w:del>
      <w:r w:rsidRPr="00FB161C">
        <w:rPr>
          <w:rFonts w:cstheme="minorHAnsi"/>
        </w:rPr>
        <w:t xml:space="preserve">To do so, for each state and year, we generated a binary-indicator </w:t>
      </w:r>
      <w:commentRangeStart w:id="304"/>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i,t</m:t>
            </m:r>
          </m:sub>
        </m:sSub>
        <w:commentRangeEnd w:id="304"/>
        <m:r>
          <m:rPr>
            <m:sty m:val="p"/>
          </m:rPr>
          <w:rPr>
            <w:rStyle w:val="CommentReference"/>
            <w:rFonts w:ascii="Cambria Math" w:hAnsi="Cambria Math" w:cstheme="minorHAnsi"/>
            <w:sz w:val="22"/>
            <w:szCs w:val="22"/>
          </w:rPr>
          <w:commentReference w:id="304"/>
        </m:r>
      </m:oMath>
      <w:r w:rsidR="00EB03A5" w:rsidRPr="00FB161C">
        <w:rPr>
          <w:rFonts w:eastAsiaTheme="minorEastAsia" w:cstheme="minorHAnsi"/>
        </w:rPr>
        <w:t xml:space="preserve"> which indicated whether a hypothetical </w:t>
      </w:r>
      <w:ins w:id="305" w:author="Beth Ann Griffin" w:date="2023-12-30T13:34:00Z">
        <w:r w:rsidR="00425499" w:rsidRPr="00FB161C">
          <w:rPr>
            <w:rFonts w:eastAsiaTheme="minorEastAsia" w:cstheme="minorHAnsi"/>
          </w:rPr>
          <w:t>state</w:t>
        </w:r>
      </w:ins>
      <w:del w:id="306" w:author="Beth Ann Griffin" w:date="2023-12-30T13:34:00Z">
        <w:r w:rsidR="00EB03A5" w:rsidRPr="00FB161C" w:rsidDel="00425499">
          <w:rPr>
            <w:rFonts w:eastAsiaTheme="minorEastAsia" w:cstheme="minorHAnsi"/>
          </w:rPr>
          <w:delText>overdose</w:delText>
        </w:r>
      </w:del>
      <w:r w:rsidR="00EB03A5" w:rsidRPr="00FB161C">
        <w:rPr>
          <w:rFonts w:eastAsiaTheme="minorEastAsia" w:cstheme="minorHAnsi"/>
        </w:rPr>
        <w:t xml:space="preserve"> policy had been in effect between 1999 and 2016. Once a policy was in effect, the state remained treated for all remaining years. Control states were coded as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i,t</m:t>
            </m:r>
          </m:sub>
        </m:sSub>
        <m:r>
          <w:rPr>
            <w:rFonts w:ascii="Cambria Math" w:eastAsiaTheme="minorEastAsia" w:hAnsi="Cambria Math" w:cstheme="minorHAnsi"/>
          </w:rPr>
          <m:t xml:space="preserve"> =0</m:t>
        </m:r>
      </m:oMath>
      <w:r w:rsidR="00EB03A5" w:rsidRPr="00FB161C">
        <w:rPr>
          <w:rFonts w:eastAsiaTheme="minorEastAsia" w:cstheme="minorHAnsi"/>
        </w:rPr>
        <w:t xml:space="preserve"> for the entire study period. For each simulation dataset, we randomly selected a given number of treated states, and applied treatment to a randomly selected </w:t>
      </w:r>
      <w:commentRangeStart w:id="307"/>
      <w:commentRangeStart w:id="308"/>
      <w:r w:rsidR="00EB03A5" w:rsidRPr="00FB161C">
        <w:rPr>
          <w:rFonts w:eastAsiaTheme="minorEastAsia" w:cstheme="minorHAnsi"/>
        </w:rPr>
        <w:t>year</w:t>
      </w:r>
      <w:commentRangeEnd w:id="307"/>
      <w:r w:rsidR="00EB03A5" w:rsidRPr="00FB161C">
        <w:rPr>
          <w:rStyle w:val="CommentReference"/>
          <w:rFonts w:cstheme="minorHAnsi"/>
          <w:sz w:val="22"/>
          <w:szCs w:val="22"/>
        </w:rPr>
        <w:commentReference w:id="307"/>
      </w:r>
      <w:commentRangeEnd w:id="308"/>
      <w:r w:rsidR="00425499" w:rsidRPr="00FB161C">
        <w:rPr>
          <w:rStyle w:val="CommentReference"/>
          <w:rFonts w:cstheme="minorHAnsi"/>
          <w:sz w:val="22"/>
          <w:szCs w:val="22"/>
        </w:rPr>
        <w:commentReference w:id="308"/>
      </w:r>
      <w:r w:rsidR="00EB03A5" w:rsidRPr="00FB161C">
        <w:rPr>
          <w:rFonts w:eastAsiaTheme="minorEastAsia" w:cstheme="minorHAnsi"/>
        </w:rPr>
        <w:t xml:space="preserve">. </w:t>
      </w:r>
      <w:del w:id="309" w:author="Beth Ann Griffin" w:date="2023-12-31T11:04:00Z">
        <w:r w:rsidR="00EB03A5" w:rsidRPr="00FB161C" w:rsidDel="007C67BD">
          <w:rPr>
            <w:rFonts w:eastAsiaTheme="minorEastAsia" w:cstheme="minorHAnsi"/>
          </w:rPr>
          <w:delText>We created simulation datasets for 5, 25, and 45 states being treated across the time-period (for more detail on simulation scenario, see section X).</w:delText>
        </w:r>
      </w:del>
    </w:p>
    <w:p w14:paraId="00D22783" w14:textId="61DC7992" w:rsidR="00EE693C" w:rsidRPr="00FB161C" w:rsidRDefault="00EB03A5" w:rsidP="00523D0B">
      <w:pPr>
        <w:ind w:firstLine="720"/>
        <w:rPr>
          <w:rFonts w:eastAsiaTheme="minorEastAsia" w:cstheme="minorHAnsi"/>
        </w:rPr>
      </w:pPr>
      <w:r w:rsidRPr="00FB161C">
        <w:rPr>
          <w:rFonts w:eastAsiaTheme="minorEastAsia" w:cstheme="minorHAnsi"/>
        </w:rPr>
        <w:t xml:space="preserve">We then generated synthetic outcomes for treated states based on </w:t>
      </w:r>
      <w:r w:rsidR="00EE693C" w:rsidRPr="00FB161C">
        <w:rPr>
          <w:rFonts w:eastAsiaTheme="minorEastAsia" w:cstheme="minorHAnsi"/>
        </w:rPr>
        <w:t>four</w:t>
      </w:r>
      <w:r w:rsidRPr="00FB161C">
        <w:rPr>
          <w:rFonts w:eastAsiaTheme="minorEastAsia" w:cstheme="minorHAnsi"/>
        </w:rPr>
        <w:t xml:space="preserve"> time-varying effect scenarios. </w:t>
      </w:r>
      <w:r w:rsidR="00EE693C" w:rsidRPr="00FB161C">
        <w:rPr>
          <w:rFonts w:eastAsiaTheme="minorEastAsia" w:cstheme="minorHAnsi"/>
        </w:rPr>
        <w:t xml:space="preserve"> </w:t>
      </w:r>
      <w:commentRangeStart w:id="310"/>
      <w:r w:rsidR="00523D0B" w:rsidRPr="00FB161C">
        <w:rPr>
          <w:rFonts w:eastAsiaTheme="minorEastAsia" w:cstheme="minorHAnsi"/>
        </w:rPr>
        <w:t xml:space="preserve">For control units, we set the outcome variable to be the same as the observed state-specific, year-specific opioid overdose rate. </w:t>
      </w:r>
      <w:commentRangeEnd w:id="310"/>
      <w:r w:rsidR="00425499" w:rsidRPr="00FB161C">
        <w:rPr>
          <w:rStyle w:val="CommentReference"/>
          <w:rFonts w:cstheme="minorHAnsi"/>
          <w:sz w:val="22"/>
          <w:szCs w:val="22"/>
        </w:rPr>
        <w:commentReference w:id="310"/>
      </w:r>
      <w:r w:rsidR="00EE693C" w:rsidRPr="00FB161C">
        <w:rPr>
          <w:rFonts w:eastAsiaTheme="minorEastAsia" w:cstheme="minorHAnsi"/>
        </w:rPr>
        <w:t xml:space="preserve">For </w:t>
      </w:r>
      <w:r w:rsidR="00523D0B" w:rsidRPr="00FB161C">
        <w:rPr>
          <w:rFonts w:eastAsiaTheme="minorEastAsia" w:cstheme="minorHAnsi"/>
        </w:rPr>
        <w:t>treated units</w:t>
      </w:r>
      <w:r w:rsidR="00EE693C" w:rsidRPr="00FB161C">
        <w:rPr>
          <w:rFonts w:eastAsiaTheme="minorEastAsia" w:cstheme="minorHAnsi"/>
        </w:rPr>
        <w:t xml:space="preserve">, we set the outcome value to be equal to the observed </w:t>
      </w:r>
      <w:del w:id="311" w:author="Beth Ann Griffin" w:date="2023-12-30T13:39:00Z">
        <w:r w:rsidR="00EE693C" w:rsidRPr="00FB161C" w:rsidDel="00425499">
          <w:rPr>
            <w:rFonts w:eastAsiaTheme="minorEastAsia" w:cstheme="minorHAnsi"/>
          </w:rPr>
          <w:delText xml:space="preserve">state-specific, year-specific </w:delText>
        </w:r>
      </w:del>
      <w:r w:rsidR="00EE693C" w:rsidRPr="00FB161C">
        <w:rPr>
          <w:rFonts w:eastAsiaTheme="minorEastAsia" w:cstheme="minorHAnsi"/>
        </w:rPr>
        <w:t>opioid overdose rate (</w:t>
      </w:r>
      <m:oMath>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i,t</m:t>
            </m:r>
          </m:sub>
        </m:sSub>
        <m:r>
          <w:rPr>
            <w:rFonts w:ascii="Cambria Math" w:eastAsiaTheme="minorEastAsia" w:hAnsi="Cambria Math" w:cstheme="minorHAnsi"/>
          </w:rPr>
          <m:t>)</m:t>
        </m:r>
      </m:oMath>
      <w:ins w:id="312" w:author="Beth Ann Griffin" w:date="2023-12-30T13:39:00Z">
        <w:r w:rsidR="00425499" w:rsidRPr="00FB161C">
          <w:rPr>
            <w:rFonts w:eastAsiaTheme="minorEastAsia" w:cstheme="minorHAnsi"/>
          </w:rPr>
          <w:t xml:space="preserve"> for state </w:t>
        </w:r>
        <w:r w:rsidR="00425499" w:rsidRPr="00FB161C">
          <w:rPr>
            <w:rFonts w:eastAsiaTheme="minorEastAsia" w:cstheme="minorHAnsi"/>
            <w:i/>
            <w:iCs/>
          </w:rPr>
          <w:t xml:space="preserve">i </w:t>
        </w:r>
        <w:r w:rsidR="00425499" w:rsidRPr="00FB161C">
          <w:rPr>
            <w:rFonts w:eastAsiaTheme="minorEastAsia" w:cstheme="minorHAnsi"/>
          </w:rPr>
          <w:t>and year</w:t>
        </w:r>
        <w:r w:rsidR="00425499" w:rsidRPr="00FB161C">
          <w:rPr>
            <w:rFonts w:eastAsiaTheme="minorEastAsia" w:cstheme="minorHAnsi"/>
            <w:i/>
            <w:iCs/>
            <w:rPrChange w:id="313" w:author="Beth Ann Griffin" w:date="2023-12-30T13:39:00Z">
              <w:rPr>
                <w:rFonts w:eastAsiaTheme="minorEastAsia"/>
              </w:rPr>
            </w:rPrChange>
          </w:rPr>
          <w:t xml:space="preserve"> t</w:t>
        </w:r>
      </w:ins>
      <w:r w:rsidR="00EE693C" w:rsidRPr="00FB161C">
        <w:rPr>
          <w:rFonts w:eastAsiaTheme="minorEastAsia" w:cstheme="minorHAnsi"/>
        </w:rPr>
        <w:t>, augmented by a synthetic policy effect (</w:t>
      </w:r>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α</m:t>
            </m:r>
          </m:e>
          <m:sub>
            <m:r>
              <m:rPr>
                <m:sty m:val="p"/>
              </m:rPr>
              <w:rPr>
                <w:rFonts w:ascii="Cambria Math" w:eastAsiaTheme="minorEastAsia" w:hAnsi="Cambria Math" w:cstheme="minorHAnsi"/>
              </w:rPr>
              <m:t>t</m:t>
            </m:r>
          </m:sub>
        </m:sSub>
      </m:oMath>
      <w:r w:rsidR="00EE693C" w:rsidRPr="00FB161C">
        <w:rPr>
          <w:rFonts w:eastAsiaTheme="minorEastAsia" w:cstheme="minorHAnsi"/>
        </w:rPr>
        <w:t>) which differed based on the number of years since initial treatment:</w:t>
      </w:r>
    </w:p>
    <w:p w14:paraId="40E68267" w14:textId="49148C80" w:rsidR="00EE693C" w:rsidRPr="00FB161C" w:rsidRDefault="00EE693C" w:rsidP="00847C9B">
      <w:pPr>
        <w:rPr>
          <w:rFonts w:eastAsiaTheme="minorEastAsia" w:cstheme="minorHAnsi"/>
        </w:rPr>
      </w:pPr>
      <w:r w:rsidRPr="00FB161C">
        <w:rPr>
          <w:rFonts w:eastAsiaTheme="minorEastAsia" w:cstheme="minorHAnsi"/>
        </w:rPr>
        <w:tab/>
      </w:r>
      <m:oMath>
        <m:sSubSup>
          <m:sSubSupPr>
            <m:ctrlPr>
              <w:rPr>
                <w:rFonts w:ascii="Cambria Math" w:eastAsiaTheme="minorEastAsia" w:hAnsi="Cambria Math" w:cstheme="minorHAnsi"/>
                <w:i/>
              </w:rPr>
            </m:ctrlPr>
          </m:sSubSupPr>
          <m:e>
            <m:r>
              <w:rPr>
                <w:rFonts w:ascii="Cambria Math" w:eastAsiaTheme="minorEastAsia" w:hAnsi="Cambria Math" w:cstheme="minorHAnsi"/>
              </w:rPr>
              <m:t>Y</m:t>
            </m:r>
          </m:e>
          <m:sub>
            <m:r>
              <w:rPr>
                <w:rFonts w:ascii="Cambria Math" w:eastAsiaTheme="minorEastAsia" w:hAnsi="Cambria Math" w:cstheme="minorHAnsi"/>
              </w:rPr>
              <m:t>i,t</m:t>
            </m:r>
          </m:sub>
          <m:sup>
            <m:r>
              <w:rPr>
                <w:rFonts w:ascii="Cambria Math" w:eastAsiaTheme="minorEastAsia" w:hAnsi="Cambria Math" w:cstheme="minorHAnsi"/>
              </w:rPr>
              <m:t>*</m:t>
            </m:r>
          </m:sup>
        </m:sSubSup>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i,t</m:t>
            </m:r>
          </m:sub>
        </m:sSub>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rPr>
            </m:ctrlPr>
          </m:naryPr>
          <m:sub>
            <m:r>
              <w:rPr>
                <w:rFonts w:ascii="Cambria Math" w:eastAsiaTheme="minorEastAsia" w:hAnsi="Cambria Math" w:cstheme="minorHAnsi"/>
              </w:rPr>
              <m:t>t = 1</m:t>
            </m:r>
          </m:sub>
          <m:sup>
            <m:r>
              <w:rPr>
                <w:rFonts w:ascii="Cambria Math" w:eastAsiaTheme="minorEastAsia" w:hAnsi="Cambria Math" w:cstheme="minorHAnsi"/>
              </w:rPr>
              <m:t>5</m:t>
            </m:r>
          </m:sup>
          <m:e>
            <m:sSub>
              <m:sSubPr>
                <m:ctrlPr>
                  <w:rPr>
                    <w:rFonts w:ascii="Cambria Math" w:eastAsiaTheme="minorEastAsia" w:hAnsi="Cambria Math" w:cstheme="minorHAnsi"/>
                    <w:i/>
                  </w:rPr>
                </m:ctrlPr>
              </m:sSubPr>
              <m:e>
                <m:r>
                  <m:rPr>
                    <m:sty m:val="p"/>
                  </m:rPr>
                  <w:rPr>
                    <w:rFonts w:ascii="Cambria Math" w:eastAsiaTheme="minorEastAsia" w:hAnsi="Cambria Math" w:cstheme="minorHAnsi"/>
                  </w:rPr>
                  <m:t>α</m:t>
                </m:r>
                <m:ctrlPr>
                  <w:rPr>
                    <w:rFonts w:ascii="Cambria Math" w:eastAsiaTheme="minorEastAsia" w:hAnsi="Cambria Math" w:cstheme="minorHAnsi"/>
                  </w:rPr>
                </m:ctrlPr>
              </m:e>
              <m:sub>
                <m:r>
                  <w:rPr>
                    <w:rFonts w:ascii="Cambria Math" w:eastAsiaTheme="minorEastAsia" w:hAnsi="Cambria Math" w:cstheme="minorHAnsi"/>
                  </w:rPr>
                  <m:t>t</m:t>
                </m:r>
              </m:sub>
            </m:sSub>
          </m:e>
        </m:nary>
      </m:oMath>
    </w:p>
    <w:p w14:paraId="2EDF72DA" w14:textId="6FD629E4" w:rsidR="00EE693C" w:rsidRPr="00FB161C" w:rsidRDefault="00EE693C" w:rsidP="00847C9B">
      <w:pPr>
        <w:rPr>
          <w:rFonts w:eastAsiaTheme="minorEastAsia" w:cstheme="minorHAnsi"/>
        </w:rPr>
      </w:pPr>
      <w:r w:rsidRPr="00FB161C">
        <w:rPr>
          <w:rFonts w:eastAsiaTheme="minorEastAsia" w:cstheme="minorHAnsi"/>
        </w:rPr>
        <w:t xml:space="preserve">We chose values of simulated policy effects to be small, within a </w:t>
      </w:r>
      <w:r w:rsidR="00336A23" w:rsidRPr="00FB161C">
        <w:rPr>
          <w:rFonts w:eastAsiaTheme="minorEastAsia" w:cstheme="minorHAnsi"/>
        </w:rPr>
        <w:t>10</w:t>
      </w:r>
      <w:r w:rsidRPr="00FB161C">
        <w:rPr>
          <w:rFonts w:eastAsiaTheme="minorEastAsia" w:cstheme="minorHAnsi"/>
        </w:rPr>
        <w:t xml:space="preserve">% </w:t>
      </w:r>
      <w:r w:rsidR="00336A23" w:rsidRPr="00FB161C">
        <w:rPr>
          <w:rFonts w:eastAsiaTheme="minorEastAsia" w:cstheme="minorHAnsi"/>
        </w:rPr>
        <w:t>change from</w:t>
      </w:r>
      <w:r w:rsidRPr="00FB161C">
        <w:rPr>
          <w:rFonts w:eastAsiaTheme="minorEastAsia" w:cstheme="minorHAnsi"/>
        </w:rPr>
        <w:t xml:space="preserve"> the annual </w:t>
      </w:r>
      <w:ins w:id="314" w:author="Beth Ann Griffin" w:date="2023-12-30T13:39:00Z">
        <w:r w:rsidR="00425499" w:rsidRPr="00FB161C">
          <w:rPr>
            <w:rFonts w:eastAsiaTheme="minorEastAsia" w:cstheme="minorHAnsi"/>
          </w:rPr>
          <w:t xml:space="preserve">opioid-related </w:t>
        </w:r>
      </w:ins>
      <w:r w:rsidRPr="00FB161C">
        <w:rPr>
          <w:rFonts w:eastAsiaTheme="minorEastAsia" w:cstheme="minorHAnsi"/>
        </w:rPr>
        <w:t>mortality rate across states</w:t>
      </w:r>
      <w:r w:rsidR="00336A23" w:rsidRPr="00FB161C">
        <w:rPr>
          <w:rFonts w:eastAsiaTheme="minorEastAsia" w:cstheme="minorHAnsi"/>
        </w:rPr>
        <w:t>, which corresponded to standardized mean difference between 0 and 0.2</w:t>
      </w:r>
      <w:r w:rsidR="0019713C" w:rsidRPr="00FB161C">
        <w:rPr>
          <w:rFonts w:eastAsiaTheme="minorEastAsia" w:cstheme="minorHAnsi"/>
        </w:rPr>
        <w:t xml:space="preserve"> (Cohen, 2013)</w:t>
      </w:r>
      <w:r w:rsidRPr="00FB161C">
        <w:rPr>
          <w:rFonts w:eastAsiaTheme="minorEastAsia" w:cstheme="minorHAnsi"/>
        </w:rPr>
        <w:t xml:space="preserve">. </w:t>
      </w:r>
      <w:r w:rsidR="00336A23" w:rsidRPr="00FB161C">
        <w:rPr>
          <w:rFonts w:eastAsiaTheme="minorEastAsia" w:cstheme="minorHAnsi"/>
        </w:rPr>
        <w:t>Figure X displays the four scenarios we applied to treated units as standardized mean differences. These scenarios were meant to reflect policy effects analysts could reasonably encounter in applied work, specifically</w:t>
      </w:r>
      <w:commentRangeStart w:id="315"/>
      <w:ins w:id="316" w:author="Beth Ann Griffin" w:date="2023-12-30T13:40:00Z">
        <w:r w:rsidR="00425499" w:rsidRPr="00FB161C">
          <w:rPr>
            <w:rFonts w:eastAsiaTheme="minorEastAsia" w:cstheme="minorHAnsi"/>
          </w:rPr>
          <w:t>: (i)</w:t>
        </w:r>
      </w:ins>
      <w:del w:id="317" w:author="Beth Ann Griffin" w:date="2023-12-30T13:40:00Z">
        <w:r w:rsidR="00336A23" w:rsidRPr="00FB161C" w:rsidDel="00425499">
          <w:rPr>
            <w:rFonts w:eastAsiaTheme="minorEastAsia" w:cstheme="minorHAnsi"/>
          </w:rPr>
          <w:delText>,</w:delText>
        </w:r>
      </w:del>
      <w:r w:rsidR="00336A23" w:rsidRPr="00FB161C">
        <w:rPr>
          <w:rFonts w:eastAsiaTheme="minorEastAsia" w:cstheme="minorHAnsi"/>
        </w:rPr>
        <w:t xml:space="preserve"> </w:t>
      </w:r>
      <w:commentRangeEnd w:id="315"/>
      <w:r w:rsidR="00425499" w:rsidRPr="00FB161C">
        <w:rPr>
          <w:rStyle w:val="CommentReference"/>
          <w:rFonts w:cstheme="minorHAnsi"/>
          <w:sz w:val="22"/>
          <w:szCs w:val="22"/>
        </w:rPr>
        <w:commentReference w:id="315"/>
      </w:r>
      <w:commentRangeStart w:id="318"/>
      <w:commentRangeStart w:id="319"/>
      <w:r w:rsidR="003A64E5" w:rsidRPr="00FB161C">
        <w:rPr>
          <w:rFonts w:eastAsiaTheme="minorEastAsia" w:cstheme="minorHAnsi"/>
        </w:rPr>
        <w:t xml:space="preserve">a policy which takes five years to ramp up until a full effect is achieved; </w:t>
      </w:r>
      <w:ins w:id="320" w:author="Beth Ann Griffin" w:date="2023-12-30T13:40:00Z">
        <w:r w:rsidR="00425499" w:rsidRPr="00FB161C">
          <w:rPr>
            <w:rFonts w:eastAsiaTheme="minorEastAsia" w:cstheme="minorHAnsi"/>
          </w:rPr>
          <w:t xml:space="preserve">(ii) </w:t>
        </w:r>
      </w:ins>
      <w:r w:rsidR="003A64E5" w:rsidRPr="00FB161C">
        <w:rPr>
          <w:rFonts w:eastAsiaTheme="minorEastAsia" w:cstheme="minorHAnsi"/>
        </w:rPr>
        <w:t xml:space="preserve">a policy which has wide participation in year one and is slowly sunset; </w:t>
      </w:r>
      <w:ins w:id="321" w:author="Beth Ann Griffin" w:date="2023-12-30T13:40:00Z">
        <w:r w:rsidR="00425499" w:rsidRPr="00FB161C">
          <w:rPr>
            <w:rFonts w:eastAsiaTheme="minorEastAsia" w:cstheme="minorHAnsi"/>
          </w:rPr>
          <w:t xml:space="preserve">(iii) </w:t>
        </w:r>
      </w:ins>
      <w:r w:rsidR="003A64E5" w:rsidRPr="00FB161C">
        <w:rPr>
          <w:rFonts w:eastAsiaTheme="minorEastAsia" w:cstheme="minorHAnsi"/>
        </w:rPr>
        <w:t xml:space="preserve">a policy which responds to a shock and takes time to apply, then is rescinded; and </w:t>
      </w:r>
      <w:ins w:id="322" w:author="Beth Ann Griffin" w:date="2023-12-30T13:40:00Z">
        <w:r w:rsidR="00425499" w:rsidRPr="00FB161C">
          <w:rPr>
            <w:rFonts w:eastAsiaTheme="minorEastAsia" w:cstheme="minorHAnsi"/>
          </w:rPr>
          <w:t xml:space="preserve">(iv) </w:t>
        </w:r>
      </w:ins>
      <w:r w:rsidR="003A64E5" w:rsidRPr="00FB161C">
        <w:rPr>
          <w:rFonts w:eastAsiaTheme="minorEastAsia" w:cstheme="minorHAnsi"/>
        </w:rPr>
        <w:t>a policy which takes time to ramp up, then is sunset after a full effect is achieved.</w:t>
      </w:r>
      <w:commentRangeEnd w:id="318"/>
      <w:r w:rsidR="00AE3B86" w:rsidRPr="00FB161C">
        <w:rPr>
          <w:rStyle w:val="CommentReference"/>
          <w:rFonts w:cstheme="minorHAnsi"/>
          <w:sz w:val="22"/>
          <w:szCs w:val="22"/>
        </w:rPr>
        <w:commentReference w:id="318"/>
      </w:r>
      <w:commentRangeEnd w:id="319"/>
      <w:r w:rsidR="001B3135" w:rsidRPr="00FB161C">
        <w:rPr>
          <w:rStyle w:val="CommentReference"/>
          <w:rFonts w:cstheme="minorHAnsi"/>
          <w:sz w:val="22"/>
          <w:szCs w:val="22"/>
        </w:rPr>
        <w:commentReference w:id="319"/>
      </w:r>
    </w:p>
    <w:p w14:paraId="08E73431" w14:textId="77777777" w:rsidR="0019713C" w:rsidRPr="00FB161C" w:rsidRDefault="0019713C" w:rsidP="00847C9B">
      <w:pPr>
        <w:rPr>
          <w:rFonts w:eastAsiaTheme="minorEastAsia" w:cstheme="minorHAnsi"/>
        </w:rPr>
      </w:pPr>
    </w:p>
    <w:p w14:paraId="651B71E7" w14:textId="6E25DF2A" w:rsidR="0019713C" w:rsidRPr="00FB161C" w:rsidRDefault="0019713C" w:rsidP="0019713C">
      <w:pPr>
        <w:pStyle w:val="Caption"/>
        <w:keepNext/>
        <w:rPr>
          <w:rFonts w:cstheme="minorHAnsi"/>
          <w:sz w:val="22"/>
          <w:szCs w:val="22"/>
        </w:rPr>
      </w:pPr>
      <w:r w:rsidRPr="00FB161C">
        <w:rPr>
          <w:rFonts w:cstheme="minorHAnsi"/>
          <w:sz w:val="22"/>
          <w:szCs w:val="22"/>
        </w:rPr>
        <w:lastRenderedPageBreak/>
        <w:t>Bad Figure X</w:t>
      </w:r>
      <w:commentRangeStart w:id="323"/>
      <w:r w:rsidRPr="00FB161C">
        <w:rPr>
          <w:rFonts w:cstheme="minorHAnsi"/>
          <w:noProof/>
          <w:sz w:val="22"/>
          <w:szCs w:val="22"/>
        </w:rPr>
        <w:drawing>
          <wp:inline distT="0" distB="0" distL="0" distR="0" wp14:anchorId="50447C6A" wp14:editId="2E723346">
            <wp:extent cx="5943600" cy="5990590"/>
            <wp:effectExtent l="0" t="0" r="0" b="0"/>
            <wp:docPr id="16203086" name="Picture 1" descr="Chart, scatter 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086" name="Picture 1" descr="Chart, scatter chart, box and whisker chart&#10;&#10;Description automatically generated"/>
                    <pic:cNvPicPr/>
                  </pic:nvPicPr>
                  <pic:blipFill>
                    <a:blip r:embed="rId10"/>
                    <a:stretch>
                      <a:fillRect/>
                    </a:stretch>
                  </pic:blipFill>
                  <pic:spPr>
                    <a:xfrm>
                      <a:off x="0" y="0"/>
                      <a:ext cx="5943600" cy="5990590"/>
                    </a:xfrm>
                    <a:prstGeom prst="rect">
                      <a:avLst/>
                    </a:prstGeom>
                  </pic:spPr>
                </pic:pic>
              </a:graphicData>
            </a:graphic>
          </wp:inline>
        </w:drawing>
      </w:r>
      <w:commentRangeEnd w:id="323"/>
      <w:r w:rsidR="00830E8F" w:rsidRPr="00FB161C">
        <w:rPr>
          <w:rStyle w:val="CommentReference"/>
          <w:rFonts w:cstheme="minorHAnsi"/>
          <w:i w:val="0"/>
          <w:iCs w:val="0"/>
          <w:color w:val="auto"/>
          <w:sz w:val="22"/>
          <w:szCs w:val="22"/>
        </w:rPr>
        <w:commentReference w:id="323"/>
      </w:r>
    </w:p>
    <w:p w14:paraId="17922B7B" w14:textId="45844C5E" w:rsidR="00AE3B86" w:rsidRPr="00FB161C" w:rsidRDefault="00AE3B86" w:rsidP="00AE3B86">
      <w:pPr>
        <w:rPr>
          <w:rFonts w:cstheme="minorHAnsi"/>
        </w:rPr>
      </w:pPr>
      <w:r w:rsidRPr="00FB161C">
        <w:rPr>
          <w:rFonts w:cstheme="minorHAnsi"/>
        </w:rPr>
        <w:tab/>
        <w:t>We generated 1000 simulated datasets for each simulation scenario, which varied in the number of treated units (10, 25, or 40 treated states) or assumed time-varying policy effects (</w:t>
      </w:r>
      <w:proofErr w:type="gramStart"/>
      <w:r w:rsidRPr="00FB161C">
        <w:rPr>
          <w:rFonts w:cstheme="minorHAnsi"/>
        </w:rPr>
        <w:t>e.g.</w:t>
      </w:r>
      <w:proofErr w:type="gramEnd"/>
      <w:r w:rsidRPr="00FB161C">
        <w:rPr>
          <w:rFonts w:cstheme="minorHAnsi"/>
        </w:rPr>
        <w:t xml:space="preserve"> Figure X).</w:t>
      </w:r>
    </w:p>
    <w:p w14:paraId="72D92AF3" w14:textId="17C3CCAD" w:rsidR="00A15D25" w:rsidRPr="00FB161C" w:rsidRDefault="00A15D25" w:rsidP="00A15D25">
      <w:pPr>
        <w:rPr>
          <w:rFonts w:cstheme="minorHAnsi"/>
        </w:rPr>
      </w:pPr>
    </w:p>
    <w:p w14:paraId="4B674197" w14:textId="534C1DB0" w:rsidR="00705887" w:rsidRPr="00FB161C" w:rsidRDefault="00523D0B" w:rsidP="00705887">
      <w:pPr>
        <w:pStyle w:val="Heading3"/>
        <w:rPr>
          <w:rFonts w:asciiTheme="minorHAnsi" w:hAnsiTheme="minorHAnsi" w:cstheme="minorHAnsi"/>
          <w:sz w:val="22"/>
          <w:szCs w:val="22"/>
        </w:rPr>
      </w:pPr>
      <w:r w:rsidRPr="00FB161C">
        <w:rPr>
          <w:rFonts w:asciiTheme="minorHAnsi" w:hAnsiTheme="minorHAnsi" w:cstheme="minorHAnsi"/>
          <w:sz w:val="22"/>
          <w:szCs w:val="22"/>
        </w:rPr>
        <w:t>Performance Metrics</w:t>
      </w:r>
    </w:p>
    <w:p w14:paraId="66A4A09D" w14:textId="2F914566" w:rsidR="00132E3F" w:rsidRDefault="00B54D2B" w:rsidP="00847C9B">
      <w:pPr>
        <w:rPr>
          <w:ins w:id="324" w:author="Beth Ann Griffin" w:date="2023-12-31T11:11:00Z"/>
          <w:rFonts w:eastAsiaTheme="minorEastAsia" w:cstheme="minorHAnsi"/>
          <w:iCs/>
        </w:rPr>
      </w:pPr>
      <w:r w:rsidRPr="00FB161C">
        <w:rPr>
          <w:rFonts w:cstheme="minorHAnsi"/>
        </w:rPr>
        <w:tab/>
      </w:r>
      <w:r w:rsidR="00AE3B86" w:rsidRPr="00FB161C">
        <w:rPr>
          <w:rFonts w:cstheme="minorHAnsi"/>
        </w:rPr>
        <w:t xml:space="preserve">For each </w:t>
      </w:r>
      <w:del w:id="325" w:author="Beth Ann Griffin" w:date="2023-12-30T14:02:00Z">
        <w:r w:rsidR="00AE3B86" w:rsidRPr="00FB161C" w:rsidDel="00787F6D">
          <w:rPr>
            <w:rFonts w:cstheme="minorHAnsi"/>
          </w:rPr>
          <w:delText xml:space="preserve">empirical dataset and </w:delText>
        </w:r>
      </w:del>
      <w:r w:rsidR="00AE3B86" w:rsidRPr="00FB161C">
        <w:rPr>
          <w:rFonts w:cstheme="minorHAnsi"/>
        </w:rPr>
        <w:t>simulation scenario, we calculated performance metrics across simulations to assess average standardized bias</w:t>
      </w:r>
      <w:ins w:id="326" w:author="Beth Ann Griffin" w:date="2023-12-30T14:02:00Z">
        <w:r w:rsidR="00787F6D" w:rsidRPr="00FB161C">
          <w:rPr>
            <w:rFonts w:cstheme="minorHAnsi"/>
          </w:rPr>
          <w:t xml:space="preserve"> and</w:t>
        </w:r>
      </w:ins>
      <w:del w:id="327" w:author="Beth Ann Griffin" w:date="2023-12-30T14:02:00Z">
        <w:r w:rsidR="00AE3B86" w:rsidRPr="00FB161C" w:rsidDel="00787F6D">
          <w:rPr>
            <w:rFonts w:cstheme="minorHAnsi"/>
          </w:rPr>
          <w:delText>,</w:delText>
        </w:r>
      </w:del>
      <w:r w:rsidR="00AE3B86" w:rsidRPr="00FB161C">
        <w:rPr>
          <w:rFonts w:cstheme="minorHAnsi"/>
        </w:rPr>
        <w:t xml:space="preserve"> </w:t>
      </w:r>
      <w:del w:id="328" w:author="Beth Ann Griffin" w:date="2023-12-30T14:02:00Z">
        <w:r w:rsidR="00AE3B86" w:rsidRPr="00FB161C" w:rsidDel="00787F6D">
          <w:rPr>
            <w:rFonts w:cstheme="minorHAnsi"/>
          </w:rPr>
          <w:delText xml:space="preserve">average effect </w:delText>
        </w:r>
      </w:del>
      <w:r w:rsidR="00AE3B86" w:rsidRPr="00FB161C">
        <w:rPr>
          <w:rFonts w:cstheme="minorHAnsi"/>
        </w:rPr>
        <w:t xml:space="preserve">variance, root mean squared error </w:t>
      </w:r>
      <w:del w:id="329" w:author="Beth Ann Griffin" w:date="2023-12-30T14:02:00Z">
        <w:r w:rsidR="00AE3B86" w:rsidRPr="00FB161C" w:rsidDel="00787F6D">
          <w:rPr>
            <w:rFonts w:cstheme="minorHAnsi"/>
          </w:rPr>
          <w:delText>across simulations</w:delText>
        </w:r>
      </w:del>
      <w:r w:rsidR="00AE3B86" w:rsidRPr="00FB161C">
        <w:rPr>
          <w:rFonts w:cstheme="minorHAnsi"/>
        </w:rPr>
        <w:t>, and coverage</w:t>
      </w:r>
      <w:ins w:id="330" w:author="Beth Ann Griffin" w:date="2023-12-31T11:10:00Z">
        <w:r w:rsidR="00132E3F">
          <w:rPr>
            <w:rFonts w:cstheme="minorHAnsi"/>
          </w:rPr>
          <w:t xml:space="preserve"> for each time-varying effect</w:t>
        </w:r>
      </w:ins>
      <w:ins w:id="331" w:author="Beth Ann Griffin" w:date="2023-12-31T11:11:00Z">
        <w:r w:rsidR="00AC788E">
          <w:rPr>
            <w:rFonts w:cstheme="minorHAnsi"/>
          </w:rPr>
          <w:t xml:space="preserve"> </w:t>
        </w:r>
      </w:ins>
      <m:oMath>
        <m:sSub>
          <m:sSubPr>
            <m:ctrlPr>
              <w:ins w:id="332" w:author="Beth Ann Griffin" w:date="2023-12-31T11:11:00Z">
                <w:rPr>
                  <w:rFonts w:ascii="Cambria Math" w:eastAsiaTheme="minorEastAsia" w:hAnsi="Cambria Math" w:cstheme="minorHAnsi"/>
                  <w:i/>
                </w:rPr>
              </w:ins>
            </m:ctrlPr>
          </m:sSubPr>
          <m:e>
            <m:r>
              <w:ins w:id="333" w:author="Beth Ann Griffin" w:date="2023-12-31T11:11:00Z">
                <w:rPr>
                  <w:rFonts w:ascii="Cambria Math" w:eastAsiaTheme="minorEastAsia" w:hAnsi="Cambria Math" w:cstheme="minorHAnsi"/>
                </w:rPr>
                <m:t>α</m:t>
              </w:ins>
            </m:r>
          </m:e>
          <m:sub>
            <m:r>
              <w:ins w:id="334" w:author="Beth Ann Griffin" w:date="2023-12-31T11:11:00Z">
                <w:rPr>
                  <w:rFonts w:ascii="Cambria Math" w:eastAsiaTheme="minorEastAsia" w:hAnsi="Cambria Math" w:cstheme="minorHAnsi"/>
                </w:rPr>
                <m:t>t</m:t>
              </w:ins>
            </m:r>
          </m:sub>
        </m:sSub>
      </m:oMath>
      <w:del w:id="335" w:author="Beth Ann Griffin" w:date="2023-12-31T11:10:00Z">
        <w:r w:rsidR="00AE3B86" w:rsidRPr="00FB161C" w:rsidDel="00132E3F">
          <w:rPr>
            <w:rFonts w:cstheme="minorHAnsi"/>
          </w:rPr>
          <w:delText xml:space="preserve">. </w:delText>
        </w:r>
      </w:del>
      <w:ins w:id="336" w:author="Beth Ann Griffin" w:date="2023-12-31T11:09:00Z">
        <w:r w:rsidR="00132E3F" w:rsidRPr="00FB161C">
          <w:rPr>
            <w:rFonts w:eastAsiaTheme="minorEastAsia" w:cstheme="minorHAnsi"/>
            <w:iCs/>
          </w:rPr>
          <w:t xml:space="preserve"> for j = {</w:t>
        </w:r>
        <w:commentRangeStart w:id="337"/>
        <w:r w:rsidR="00132E3F" w:rsidRPr="00FB161C">
          <w:rPr>
            <w:rFonts w:eastAsiaTheme="minorEastAsia" w:cstheme="minorHAnsi"/>
            <w:iCs/>
          </w:rPr>
          <w:t>1, 5}</w:t>
        </w:r>
      </w:ins>
      <w:ins w:id="338" w:author="Beth Ann Griffin" w:date="2023-12-31T11:11:00Z">
        <w:r w:rsidR="00AC788E">
          <w:rPr>
            <w:rFonts w:eastAsiaTheme="minorEastAsia" w:cstheme="minorHAnsi"/>
            <w:iCs/>
          </w:rPr>
          <w:t xml:space="preserve">. </w:t>
        </w:r>
      </w:ins>
      <w:commentRangeEnd w:id="337"/>
      <w:ins w:id="339" w:author="Beth Ann Griffin" w:date="2023-12-31T11:12:00Z">
        <w:r w:rsidR="00AC788E">
          <w:rPr>
            <w:rStyle w:val="CommentReference"/>
          </w:rPr>
          <w:commentReference w:id="337"/>
        </w:r>
      </w:ins>
    </w:p>
    <w:p w14:paraId="4B632AEF" w14:textId="77777777" w:rsidR="00AC788E" w:rsidRDefault="00AC788E" w:rsidP="00847C9B">
      <w:pPr>
        <w:rPr>
          <w:ins w:id="340" w:author="Beth Ann Griffin" w:date="2023-12-31T11:09:00Z"/>
          <w:rFonts w:cstheme="minorHAnsi"/>
        </w:rPr>
      </w:pPr>
    </w:p>
    <w:p w14:paraId="691331FD" w14:textId="2569CB2F" w:rsidR="00B54D2B" w:rsidRPr="00FB161C" w:rsidRDefault="00AE3B86" w:rsidP="00847C9B">
      <w:pPr>
        <w:rPr>
          <w:ins w:id="341" w:author="Beth Ann Griffin" w:date="2023-12-30T14:05:00Z"/>
          <w:rFonts w:cstheme="minorHAnsi"/>
        </w:rPr>
      </w:pPr>
      <w:r w:rsidRPr="00FB161C">
        <w:rPr>
          <w:rFonts w:cstheme="minorHAnsi"/>
        </w:rPr>
        <w:lastRenderedPageBreak/>
        <w:t>More formally,</w:t>
      </w:r>
    </w:p>
    <w:p w14:paraId="675D72F6" w14:textId="733C1A3A" w:rsidR="00787F6D" w:rsidRPr="00FB161C" w:rsidRDefault="00787F6D" w:rsidP="00847C9B">
      <w:pPr>
        <w:rPr>
          <w:rFonts w:cstheme="minorHAnsi"/>
        </w:rPr>
      </w:pPr>
      <w:ins w:id="342" w:author="Beth Ann Griffin" w:date="2023-12-30T14:05:00Z">
        <w:r w:rsidRPr="007C67BD">
          <w:rPr>
            <w:rFonts w:cstheme="minorHAnsi"/>
            <w:highlight w:val="yellow"/>
            <w:rPrChange w:id="343" w:author="Beth Ann Griffin" w:date="2023-12-31T11:05:00Z">
              <w:rPr>
                <w:rFonts w:cstheme="minorHAnsi"/>
              </w:rPr>
            </w:rPrChange>
          </w:rPr>
          <w:t>Thinking we don’t have to talk about each of these</w:t>
        </w:r>
        <w:proofErr w:type="gramStart"/>
        <w:r w:rsidRPr="007C67BD">
          <w:rPr>
            <w:rFonts w:cstheme="minorHAnsi"/>
            <w:highlight w:val="yellow"/>
            <w:rPrChange w:id="344" w:author="Beth Ann Griffin" w:date="2023-12-31T11:05:00Z">
              <w:rPr>
                <w:rFonts w:cstheme="minorHAnsi"/>
              </w:rPr>
            </w:rPrChange>
          </w:rPr>
          <w:t>…..</w:t>
        </w:r>
        <w:proofErr w:type="gramEnd"/>
        <w:r w:rsidRPr="007C67BD">
          <w:rPr>
            <w:rFonts w:cstheme="minorHAnsi"/>
            <w:highlight w:val="yellow"/>
            <w:rPrChange w:id="345" w:author="Beth Ann Griffin" w:date="2023-12-31T11:05:00Z">
              <w:rPr>
                <w:rFonts w:cstheme="minorHAnsi"/>
              </w:rPr>
            </w:rPrChange>
          </w:rPr>
          <w:t xml:space="preserve">since coverage should give us the story for average variance in 2. Can streamline these once confirm what we want to showcase in results </w:t>
        </w:r>
        <w:proofErr w:type="gramStart"/>
        <w:r w:rsidRPr="007C67BD">
          <w:rPr>
            <w:rFonts w:cstheme="minorHAnsi"/>
            <w:highlight w:val="yellow"/>
            <w:rPrChange w:id="346" w:author="Beth Ann Griffin" w:date="2023-12-31T11:05:00Z">
              <w:rPr>
                <w:rFonts w:cstheme="minorHAnsi"/>
              </w:rPr>
            </w:rPrChange>
          </w:rPr>
          <w:t>section</w:t>
        </w:r>
      </w:ins>
      <w:proofErr w:type="gramEnd"/>
    </w:p>
    <w:p w14:paraId="1BCF34C5" w14:textId="4A1010AA" w:rsidR="00246DE6" w:rsidRPr="00FB161C" w:rsidRDefault="00AE3B86" w:rsidP="00246DE6">
      <w:pPr>
        <w:pStyle w:val="ListParagraph"/>
        <w:numPr>
          <w:ilvl w:val="0"/>
          <w:numId w:val="1"/>
        </w:numPr>
        <w:rPr>
          <w:rFonts w:eastAsiaTheme="minorEastAsia" w:cstheme="minorHAnsi"/>
        </w:rPr>
      </w:pPr>
      <w:r w:rsidRPr="00FB161C">
        <w:rPr>
          <w:rFonts w:cstheme="minorHAnsi"/>
          <w:i/>
          <w:iCs/>
        </w:rPr>
        <w:t xml:space="preserve">Average Standardized </w:t>
      </w:r>
      <w:r w:rsidR="00991361" w:rsidRPr="00FB161C">
        <w:rPr>
          <w:rFonts w:cstheme="minorHAnsi"/>
          <w:i/>
          <w:iCs/>
        </w:rPr>
        <w:t xml:space="preserve">Simulation </w:t>
      </w:r>
      <w:r w:rsidRPr="00FB161C">
        <w:rPr>
          <w:rFonts w:cstheme="minorHAnsi"/>
          <w:i/>
          <w:iCs/>
        </w:rPr>
        <w:t xml:space="preserve">Bias. </w:t>
      </w:r>
      <w:r w:rsidRPr="00FB161C">
        <w:rPr>
          <w:rFonts w:cstheme="minorHAnsi"/>
        </w:rPr>
        <w:t>For each empirical method, we calculated the average difference across simulations between the estimated effect and the true effect</w:t>
      </w:r>
      <w:ins w:id="347" w:author="Beth Ann Griffin" w:date="2023-12-30T14:03:00Z">
        <w:r w:rsidR="00787F6D" w:rsidRPr="00FB161C">
          <w:rPr>
            <w:rFonts w:cstheme="minorHAnsi"/>
          </w:rPr>
          <w:t xml:space="preserve"> to obtain bias</w:t>
        </w:r>
      </w:ins>
      <w:r w:rsidRPr="00FB161C">
        <w:rPr>
          <w:rFonts w:cstheme="minorHAnsi"/>
        </w:rPr>
        <w:t xml:space="preserve">. To ensure bias was on a similar scale independent of differing effect sizes by time-since-treatment scenario, we report standardized bias by dividing estimated bias by the estimated standard deviation of the outcome within a given simulation iteration. So, </w:t>
      </w:r>
      <m:oMath>
        <m:r>
          <w:rPr>
            <w:rFonts w:ascii="Cambria Math" w:hAnsi="Cambria Math" w:cstheme="minorHAnsi"/>
          </w:rPr>
          <m:t>Bia</m:t>
        </m:r>
        <m:sSub>
          <m:sSubPr>
            <m:ctrlPr>
              <w:rPr>
                <w:rFonts w:ascii="Cambria Math" w:hAnsi="Cambria Math" w:cstheme="minorHAnsi"/>
                <w:i/>
              </w:rPr>
            </m:ctrlPr>
          </m:sSubPr>
          <m:e>
            <m:r>
              <w:rPr>
                <w:rFonts w:ascii="Cambria Math" w:hAnsi="Cambria Math" w:cstheme="minorHAnsi"/>
              </w:rPr>
              <m:t>s</m:t>
            </m:r>
          </m:e>
          <m:sub>
            <m:sSub>
              <m:sSubPr>
                <m:ctrlPr>
                  <w:rPr>
                    <w:rFonts w:ascii="Cambria Math" w:hAnsi="Cambria Math" w:cstheme="minorHAnsi"/>
                    <w:i/>
                  </w:rPr>
                </m:ctrlPr>
              </m:sSubPr>
              <m:e>
                <m:r>
                  <m:rPr>
                    <m:sty m:val="p"/>
                  </m:rPr>
                  <w:rPr>
                    <w:rFonts w:ascii="Cambria Math" w:hAnsi="Cambria Math" w:cstheme="minorHAnsi"/>
                  </w:rPr>
                  <m:t>α</m:t>
                </m:r>
              </m:e>
              <m:sub>
                <m:r>
                  <w:rPr>
                    <w:rFonts w:ascii="Cambria Math" w:hAnsi="Cambria Math" w:cstheme="minorHAnsi"/>
                  </w:rPr>
                  <m:t>t</m:t>
                </m:r>
              </m:sub>
            </m:sSub>
          </m:sub>
        </m:sSub>
        <m:r>
          <w:rPr>
            <w:rFonts w:ascii="Cambria Math" w:hAnsi="Cambria Math" w:cstheme="minorHAnsi"/>
          </w:rPr>
          <m:t>=</m:t>
        </m:r>
        <m:nary>
          <m:naryPr>
            <m:chr m:val="∑"/>
            <m:limLoc m:val="undOvr"/>
            <m:ctrlPr>
              <w:rPr>
                <w:rFonts w:ascii="Cambria Math" w:eastAsiaTheme="minorEastAsia" w:hAnsi="Cambria Math" w:cstheme="minorHAnsi"/>
                <w:i/>
              </w:rPr>
            </m:ctrlPr>
          </m:naryPr>
          <m:sub>
            <m:r>
              <w:rPr>
                <w:rFonts w:ascii="Cambria Math" w:eastAsiaTheme="minorEastAsia" w:hAnsi="Cambria Math" w:cstheme="minorHAnsi"/>
              </w:rPr>
              <m:t>k=1</m:t>
            </m:r>
          </m:sub>
          <m:sup>
            <m:r>
              <w:rPr>
                <w:rFonts w:ascii="Cambria Math" w:eastAsiaTheme="minorEastAsia" w:hAnsi="Cambria Math" w:cstheme="minorHAnsi"/>
              </w:rPr>
              <m:t>1000</m:t>
            </m:r>
          </m:sup>
          <m:e>
            <m:f>
              <m:fPr>
                <m:ctrlPr>
                  <w:rPr>
                    <w:rFonts w:ascii="Cambria Math" w:eastAsiaTheme="minorEastAsia" w:hAnsi="Cambria Math" w:cstheme="minorHAnsi"/>
                    <w:i/>
                  </w:rPr>
                </m:ctrlPr>
              </m:fPr>
              <m:num>
                <m:r>
                  <w:rPr>
                    <w:rFonts w:ascii="Cambria Math" w:eastAsiaTheme="minorEastAsia" w:hAnsi="Cambria Math" w:cstheme="minorHAnsi"/>
                  </w:rPr>
                  <m:t>|</m:t>
                </m:r>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α</m:t>
                        </m:r>
                      </m:e>
                    </m:acc>
                  </m:e>
                  <m:sub>
                    <m:r>
                      <w:rPr>
                        <w:rFonts w:ascii="Cambria Math" w:eastAsiaTheme="minorEastAsia" w:hAnsi="Cambria Math" w:cstheme="minorHAnsi"/>
                      </w:rPr>
                      <m:t>t,k</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α</m:t>
                    </m:r>
                  </m:e>
                  <m:sub>
                    <m:r>
                      <w:rPr>
                        <w:rFonts w:ascii="Cambria Math" w:eastAsiaTheme="minorEastAsia" w:hAnsi="Cambria Math" w:cstheme="minorHAnsi"/>
                      </w:rPr>
                      <m:t>t</m:t>
                    </m:r>
                  </m:sub>
                </m:sSub>
                <m:r>
                  <w:rPr>
                    <w:rFonts w:ascii="Cambria Math" w:eastAsiaTheme="minorEastAsia" w:hAnsi="Cambria Math" w:cstheme="minorHAnsi"/>
                  </w:rPr>
                  <m:t>|</m:t>
                </m:r>
              </m:num>
              <m:den>
                <m:r>
                  <w:rPr>
                    <w:rFonts w:ascii="Cambria Math" w:eastAsiaTheme="minorEastAsia" w:hAnsi="Cambria Math" w:cstheme="minorHAnsi"/>
                  </w:rPr>
                  <m:t>1000*sd(</m:t>
                </m:r>
                <m:sSub>
                  <m:sSubPr>
                    <m:ctrlPr>
                      <w:rPr>
                        <w:rFonts w:ascii="Cambria Math" w:eastAsiaTheme="minorEastAsia" w:hAnsi="Cambria Math" w:cstheme="minorHAnsi"/>
                        <w:i/>
                      </w:rPr>
                    </m:ctrlPr>
                  </m:sSubPr>
                  <m:e>
                    <m:sSup>
                      <m:sSupPr>
                        <m:ctrlPr>
                          <w:rPr>
                            <w:rFonts w:ascii="Cambria Math" w:eastAsiaTheme="minorEastAsia" w:hAnsi="Cambria Math" w:cstheme="minorHAnsi"/>
                            <w:i/>
                          </w:rPr>
                        </m:ctrlPr>
                      </m:sSupPr>
                      <m:e>
                        <m:r>
                          <w:rPr>
                            <w:rFonts w:ascii="Cambria Math" w:eastAsiaTheme="minorEastAsia" w:hAnsi="Cambria Math" w:cstheme="minorHAnsi"/>
                          </w:rPr>
                          <m:t>Y</m:t>
                        </m:r>
                      </m:e>
                      <m:sup>
                        <m:r>
                          <w:rPr>
                            <w:rFonts w:ascii="Cambria Math" w:eastAsiaTheme="minorEastAsia" w:hAnsi="Cambria Math" w:cstheme="minorHAnsi"/>
                          </w:rPr>
                          <m:t>*</m:t>
                        </m:r>
                      </m:sup>
                    </m:sSup>
                  </m:e>
                  <m:sub>
                    <m:r>
                      <w:rPr>
                        <w:rFonts w:ascii="Cambria Math" w:eastAsiaTheme="minorEastAsia" w:hAnsi="Cambria Math" w:cstheme="minorHAnsi"/>
                      </w:rPr>
                      <m:t>i,t</m:t>
                    </m:r>
                  </m:sub>
                </m:sSub>
                <m:r>
                  <w:rPr>
                    <w:rFonts w:ascii="Cambria Math" w:eastAsiaTheme="minorEastAsia" w:hAnsi="Cambria Math" w:cstheme="minorHAnsi"/>
                  </w:rPr>
                  <m:t>)</m:t>
                </m:r>
              </m:den>
            </m:f>
          </m:e>
        </m:nary>
      </m:oMath>
      <w:r w:rsidR="00046924" w:rsidRPr="00FB161C">
        <w:rPr>
          <w:rFonts w:eastAsiaTheme="minorEastAsia" w:cstheme="minorHAnsi"/>
        </w:rPr>
        <w:t xml:space="preserve"> </w:t>
      </w:r>
    </w:p>
    <w:p w14:paraId="01404EB6" w14:textId="1F862F35" w:rsidR="005440BD" w:rsidRPr="00FB161C" w:rsidRDefault="00046924" w:rsidP="00246DE6">
      <w:pPr>
        <w:pStyle w:val="ListParagraph"/>
        <w:numPr>
          <w:ilvl w:val="0"/>
          <w:numId w:val="1"/>
        </w:numPr>
        <w:rPr>
          <w:rFonts w:eastAsiaTheme="minorEastAsia" w:cstheme="minorHAnsi"/>
          <w:highlight w:val="yellow"/>
          <w:rPrChange w:id="348" w:author="Beth Ann Griffin" w:date="2023-12-30T14:04:00Z">
            <w:rPr>
              <w:rFonts w:eastAsiaTheme="minorEastAsia"/>
            </w:rPr>
          </w:rPrChange>
        </w:rPr>
      </w:pPr>
      <w:r w:rsidRPr="00FB161C">
        <w:rPr>
          <w:rFonts w:eastAsiaTheme="minorEastAsia" w:cstheme="minorHAnsi"/>
          <w:i/>
          <w:iCs/>
          <w:highlight w:val="yellow"/>
          <w:rPrChange w:id="349" w:author="Beth Ann Griffin" w:date="2023-12-30T14:04:00Z">
            <w:rPr>
              <w:rFonts w:eastAsiaTheme="minorEastAsia"/>
              <w:i/>
              <w:iCs/>
            </w:rPr>
          </w:rPrChange>
        </w:rPr>
        <w:t>Average</w:t>
      </w:r>
      <w:r w:rsidR="00991361" w:rsidRPr="00FB161C">
        <w:rPr>
          <w:rFonts w:eastAsiaTheme="minorEastAsia" w:cstheme="minorHAnsi"/>
          <w:i/>
          <w:iCs/>
          <w:highlight w:val="yellow"/>
          <w:rPrChange w:id="350" w:author="Beth Ann Griffin" w:date="2023-12-30T14:04:00Z">
            <w:rPr>
              <w:rFonts w:eastAsiaTheme="minorEastAsia"/>
              <w:i/>
              <w:iCs/>
            </w:rPr>
          </w:rPrChange>
        </w:rPr>
        <w:t xml:space="preserve"> </w:t>
      </w:r>
      <w:del w:id="351" w:author="Beth Ann Griffin" w:date="2023-12-31T11:07:00Z">
        <w:r w:rsidR="00991361" w:rsidRPr="00FB161C" w:rsidDel="00132E3F">
          <w:rPr>
            <w:rFonts w:eastAsiaTheme="minorEastAsia" w:cstheme="minorHAnsi"/>
            <w:i/>
            <w:iCs/>
            <w:highlight w:val="yellow"/>
            <w:rPrChange w:id="352" w:author="Beth Ann Griffin" w:date="2023-12-30T14:04:00Z">
              <w:rPr>
                <w:rFonts w:eastAsiaTheme="minorEastAsia"/>
                <w:i/>
                <w:iCs/>
              </w:rPr>
            </w:rPrChange>
          </w:rPr>
          <w:delText>simulation</w:delText>
        </w:r>
        <w:r w:rsidRPr="00FB161C" w:rsidDel="00132E3F">
          <w:rPr>
            <w:rFonts w:eastAsiaTheme="minorEastAsia" w:cstheme="minorHAnsi"/>
            <w:i/>
            <w:iCs/>
            <w:highlight w:val="yellow"/>
            <w:rPrChange w:id="353" w:author="Beth Ann Griffin" w:date="2023-12-30T14:04:00Z">
              <w:rPr>
                <w:rFonts w:eastAsiaTheme="minorEastAsia"/>
                <w:i/>
                <w:iCs/>
              </w:rPr>
            </w:rPrChange>
          </w:rPr>
          <w:delText xml:space="preserve"> </w:delText>
        </w:r>
      </w:del>
      <w:ins w:id="354" w:author="Beth Ann Griffin" w:date="2023-12-31T11:07:00Z">
        <w:r w:rsidR="00132E3F">
          <w:rPr>
            <w:rFonts w:eastAsiaTheme="minorEastAsia" w:cstheme="minorHAnsi"/>
            <w:i/>
            <w:iCs/>
            <w:highlight w:val="yellow"/>
          </w:rPr>
          <w:t>model</w:t>
        </w:r>
        <w:r w:rsidR="00132E3F" w:rsidRPr="00FB161C">
          <w:rPr>
            <w:rFonts w:eastAsiaTheme="minorEastAsia" w:cstheme="minorHAnsi"/>
            <w:i/>
            <w:iCs/>
            <w:highlight w:val="yellow"/>
            <w:rPrChange w:id="355" w:author="Beth Ann Griffin" w:date="2023-12-30T14:04:00Z">
              <w:rPr>
                <w:rFonts w:eastAsiaTheme="minorEastAsia"/>
                <w:i/>
                <w:iCs/>
              </w:rPr>
            </w:rPrChange>
          </w:rPr>
          <w:t xml:space="preserve"> </w:t>
        </w:r>
      </w:ins>
      <w:r w:rsidRPr="00FB161C">
        <w:rPr>
          <w:rFonts w:eastAsiaTheme="minorEastAsia" w:cstheme="minorHAnsi"/>
          <w:i/>
          <w:iCs/>
          <w:highlight w:val="yellow"/>
          <w:rPrChange w:id="356" w:author="Beth Ann Griffin" w:date="2023-12-30T14:04:00Z">
            <w:rPr>
              <w:rFonts w:eastAsiaTheme="minorEastAsia"/>
              <w:i/>
              <w:iCs/>
            </w:rPr>
          </w:rPrChange>
        </w:rPr>
        <w:t>variance</w:t>
      </w:r>
      <w:r w:rsidR="00991361" w:rsidRPr="00FB161C">
        <w:rPr>
          <w:rFonts w:eastAsiaTheme="minorEastAsia" w:cstheme="minorHAnsi"/>
          <w:i/>
          <w:iCs/>
          <w:highlight w:val="yellow"/>
          <w:rPrChange w:id="357" w:author="Beth Ann Griffin" w:date="2023-12-30T14:04:00Z">
            <w:rPr>
              <w:rFonts w:eastAsiaTheme="minorEastAsia"/>
              <w:i/>
              <w:iCs/>
            </w:rPr>
          </w:rPrChange>
        </w:rPr>
        <w:t>.</w:t>
      </w:r>
      <w:r w:rsidRPr="00FB161C">
        <w:rPr>
          <w:rFonts w:eastAsiaTheme="minorEastAsia" w:cstheme="minorHAnsi"/>
          <w:i/>
          <w:iCs/>
          <w:highlight w:val="yellow"/>
          <w:rPrChange w:id="358" w:author="Beth Ann Griffin" w:date="2023-12-30T14:04:00Z">
            <w:rPr>
              <w:rFonts w:eastAsiaTheme="minorEastAsia"/>
              <w:i/>
              <w:iCs/>
            </w:rPr>
          </w:rPrChange>
        </w:rPr>
        <w:t xml:space="preserve"> </w:t>
      </w:r>
      <w:r w:rsidRPr="00FB161C">
        <w:rPr>
          <w:rFonts w:eastAsiaTheme="minorEastAsia" w:cstheme="minorHAnsi"/>
          <w:highlight w:val="yellow"/>
          <w:rPrChange w:id="359" w:author="Beth Ann Griffin" w:date="2023-12-30T14:04:00Z">
            <w:rPr>
              <w:rFonts w:eastAsiaTheme="minorEastAsia"/>
            </w:rPr>
          </w:rPrChange>
        </w:rPr>
        <w:t xml:space="preserve">We also calculated the average variance of estimated effects across simulations to interpret </w:t>
      </w:r>
      <w:commentRangeStart w:id="360"/>
      <w:commentRangeStart w:id="361"/>
      <w:r w:rsidRPr="00FB161C">
        <w:rPr>
          <w:rFonts w:eastAsiaTheme="minorEastAsia" w:cstheme="minorHAnsi"/>
          <w:highlight w:val="yellow"/>
          <w:rPrChange w:id="362" w:author="Beth Ann Griffin" w:date="2023-12-30T14:04:00Z">
            <w:rPr>
              <w:rFonts w:eastAsiaTheme="minorEastAsia"/>
            </w:rPr>
          </w:rPrChange>
        </w:rPr>
        <w:t xml:space="preserve">the precision </w:t>
      </w:r>
      <w:commentRangeEnd w:id="360"/>
      <w:r w:rsidR="00787F6D" w:rsidRPr="00FB161C">
        <w:rPr>
          <w:rStyle w:val="CommentReference"/>
          <w:rFonts w:cstheme="minorHAnsi"/>
          <w:sz w:val="22"/>
          <w:szCs w:val="22"/>
          <w:highlight w:val="yellow"/>
          <w:rPrChange w:id="363" w:author="Beth Ann Griffin" w:date="2023-12-30T14:04:00Z">
            <w:rPr>
              <w:rStyle w:val="CommentReference"/>
            </w:rPr>
          </w:rPrChange>
        </w:rPr>
        <w:commentReference w:id="360"/>
      </w:r>
      <w:commentRangeEnd w:id="361"/>
      <w:r w:rsidR="00132E3F">
        <w:rPr>
          <w:rStyle w:val="CommentReference"/>
        </w:rPr>
        <w:commentReference w:id="361"/>
      </w:r>
      <w:r w:rsidRPr="00FB161C">
        <w:rPr>
          <w:rFonts w:eastAsiaTheme="minorEastAsia" w:cstheme="minorHAnsi"/>
          <w:highlight w:val="yellow"/>
          <w:rPrChange w:id="364" w:author="Beth Ann Griffin" w:date="2023-12-30T14:04:00Z">
            <w:rPr>
              <w:rFonts w:eastAsiaTheme="minorEastAsia"/>
            </w:rPr>
          </w:rPrChange>
        </w:rPr>
        <w:t xml:space="preserve">of included methods. </w:t>
      </w:r>
      <w:commentRangeStart w:id="365"/>
      <m:oMath>
        <m:acc>
          <m:accPr>
            <m:chr m:val="̅"/>
            <m:ctrlPr>
              <w:rPr>
                <w:rFonts w:ascii="Cambria Math" w:eastAsiaTheme="minorEastAsia" w:hAnsi="Cambria Math" w:cstheme="minorHAnsi"/>
                <w:i/>
                <w:highlight w:val="yellow"/>
              </w:rPr>
            </m:ctrlPr>
          </m:accPr>
          <m:e>
            <m:r>
              <w:rPr>
                <w:rFonts w:ascii="Cambria Math" w:eastAsiaTheme="minorEastAsia" w:hAnsi="Cambria Math" w:cstheme="minorHAnsi"/>
                <w:highlight w:val="yellow"/>
                <w:rPrChange w:id="366" w:author="Beth Ann Griffin" w:date="2023-12-30T14:04:00Z">
                  <w:rPr>
                    <w:rFonts w:ascii="Cambria Math" w:eastAsiaTheme="minorEastAsia" w:hAnsi="Cambria Math"/>
                  </w:rPr>
                </w:rPrChange>
              </w:rPr>
              <m:t>va</m:t>
            </m:r>
            <m:sSub>
              <m:sSubPr>
                <m:ctrlPr>
                  <w:rPr>
                    <w:rFonts w:ascii="Cambria Math" w:eastAsiaTheme="minorEastAsia" w:hAnsi="Cambria Math" w:cstheme="minorHAnsi"/>
                    <w:i/>
                    <w:highlight w:val="yellow"/>
                  </w:rPr>
                </m:ctrlPr>
              </m:sSubPr>
              <m:e>
                <m:r>
                  <w:rPr>
                    <w:rFonts w:ascii="Cambria Math" w:eastAsiaTheme="minorEastAsia" w:hAnsi="Cambria Math" w:cstheme="minorHAnsi"/>
                    <w:highlight w:val="yellow"/>
                    <w:rPrChange w:id="367" w:author="Beth Ann Griffin" w:date="2023-12-30T14:04:00Z">
                      <w:rPr>
                        <w:rFonts w:ascii="Cambria Math" w:eastAsiaTheme="minorEastAsia" w:hAnsi="Cambria Math"/>
                      </w:rPr>
                    </w:rPrChange>
                  </w:rPr>
                  <m:t>r</m:t>
                </m:r>
              </m:e>
              <m:sub>
                <m:sSub>
                  <m:sSubPr>
                    <m:ctrlPr>
                      <w:rPr>
                        <w:rFonts w:ascii="Cambria Math" w:eastAsiaTheme="minorEastAsia" w:hAnsi="Cambria Math" w:cstheme="minorHAnsi"/>
                        <w:i/>
                        <w:highlight w:val="yellow"/>
                      </w:rPr>
                    </m:ctrlPr>
                  </m:sSubPr>
                  <m:e>
                    <m:r>
                      <w:rPr>
                        <w:rFonts w:ascii="Cambria Math" w:eastAsiaTheme="minorEastAsia" w:hAnsi="Cambria Math" w:cstheme="minorHAnsi"/>
                        <w:highlight w:val="yellow"/>
                        <w:rPrChange w:id="368" w:author="Beth Ann Griffin" w:date="2023-12-30T14:04:00Z">
                          <w:rPr>
                            <w:rFonts w:ascii="Cambria Math" w:eastAsiaTheme="minorEastAsia" w:hAnsi="Cambria Math"/>
                          </w:rPr>
                        </w:rPrChange>
                      </w:rPr>
                      <m:t>α</m:t>
                    </m:r>
                  </m:e>
                  <m:sub>
                    <m:r>
                      <w:rPr>
                        <w:rFonts w:ascii="Cambria Math" w:eastAsiaTheme="minorEastAsia" w:hAnsi="Cambria Math" w:cstheme="minorHAnsi"/>
                        <w:highlight w:val="yellow"/>
                        <w:rPrChange w:id="369" w:author="Beth Ann Griffin" w:date="2023-12-30T14:04:00Z">
                          <w:rPr>
                            <w:rFonts w:ascii="Cambria Math" w:eastAsiaTheme="minorEastAsia" w:hAnsi="Cambria Math"/>
                          </w:rPr>
                        </w:rPrChange>
                      </w:rPr>
                      <m:t>t</m:t>
                    </m:r>
                  </m:sub>
                </m:sSub>
              </m:sub>
            </m:sSub>
          </m:e>
        </m:acc>
        <m:r>
          <w:rPr>
            <w:rFonts w:ascii="Cambria Math" w:eastAsiaTheme="minorEastAsia" w:hAnsi="Cambria Math" w:cstheme="minorHAnsi"/>
            <w:highlight w:val="yellow"/>
            <w:rPrChange w:id="370" w:author="Beth Ann Griffin" w:date="2023-12-30T14:04:00Z">
              <w:rPr>
                <w:rFonts w:ascii="Cambria Math" w:eastAsiaTheme="minorEastAsia" w:hAnsi="Cambria Math"/>
              </w:rPr>
            </w:rPrChange>
          </w:rPr>
          <m:t>=</m:t>
        </m:r>
        <m:nary>
          <m:naryPr>
            <m:chr m:val="∑"/>
            <m:limLoc m:val="undOvr"/>
            <m:ctrlPr>
              <w:rPr>
                <w:rFonts w:ascii="Cambria Math" w:eastAsiaTheme="minorEastAsia" w:hAnsi="Cambria Math" w:cstheme="minorHAnsi"/>
                <w:i/>
                <w:highlight w:val="yellow"/>
              </w:rPr>
            </m:ctrlPr>
          </m:naryPr>
          <m:sub>
            <m:r>
              <w:rPr>
                <w:rFonts w:ascii="Cambria Math" w:eastAsiaTheme="minorEastAsia" w:hAnsi="Cambria Math" w:cstheme="minorHAnsi"/>
                <w:highlight w:val="yellow"/>
                <w:rPrChange w:id="371" w:author="Beth Ann Griffin" w:date="2023-12-30T14:04:00Z">
                  <w:rPr>
                    <w:rFonts w:ascii="Cambria Math" w:eastAsiaTheme="minorEastAsia" w:hAnsi="Cambria Math"/>
                  </w:rPr>
                </w:rPrChange>
              </w:rPr>
              <m:t>k=1</m:t>
            </m:r>
          </m:sub>
          <m:sup>
            <m:r>
              <w:rPr>
                <w:rFonts w:ascii="Cambria Math" w:eastAsiaTheme="minorEastAsia" w:hAnsi="Cambria Math" w:cstheme="minorHAnsi"/>
                <w:highlight w:val="yellow"/>
                <w:rPrChange w:id="372" w:author="Beth Ann Griffin" w:date="2023-12-30T14:04:00Z">
                  <w:rPr>
                    <w:rFonts w:ascii="Cambria Math" w:eastAsiaTheme="minorEastAsia" w:hAnsi="Cambria Math"/>
                  </w:rPr>
                </w:rPrChange>
              </w:rPr>
              <m:t>1000</m:t>
            </m:r>
          </m:sup>
          <m:e>
            <m:r>
              <w:rPr>
                <w:rFonts w:ascii="Cambria Math" w:eastAsiaTheme="minorEastAsia" w:hAnsi="Cambria Math" w:cstheme="minorHAnsi"/>
                <w:highlight w:val="yellow"/>
                <w:rPrChange w:id="373" w:author="Beth Ann Griffin" w:date="2023-12-30T14:04:00Z">
                  <w:rPr>
                    <w:rFonts w:ascii="Cambria Math" w:eastAsiaTheme="minorEastAsia" w:hAnsi="Cambria Math"/>
                  </w:rPr>
                </w:rPrChange>
              </w:rPr>
              <m:t>var(</m:t>
            </m:r>
            <m:sSub>
              <m:sSubPr>
                <m:ctrlPr>
                  <w:rPr>
                    <w:rFonts w:ascii="Cambria Math" w:eastAsiaTheme="minorEastAsia" w:hAnsi="Cambria Math" w:cstheme="minorHAnsi"/>
                    <w:i/>
                    <w:highlight w:val="yellow"/>
                  </w:rPr>
                </m:ctrlPr>
              </m:sSubPr>
              <m:e>
                <m:acc>
                  <m:accPr>
                    <m:ctrlPr>
                      <w:rPr>
                        <w:rFonts w:ascii="Cambria Math" w:eastAsiaTheme="minorEastAsia" w:hAnsi="Cambria Math" w:cstheme="minorHAnsi"/>
                        <w:i/>
                        <w:highlight w:val="yellow"/>
                      </w:rPr>
                    </m:ctrlPr>
                  </m:accPr>
                  <m:e>
                    <m:r>
                      <w:rPr>
                        <w:rFonts w:ascii="Cambria Math" w:eastAsiaTheme="minorEastAsia" w:hAnsi="Cambria Math" w:cstheme="minorHAnsi"/>
                        <w:highlight w:val="yellow"/>
                        <w:rPrChange w:id="374" w:author="Beth Ann Griffin" w:date="2023-12-30T14:04:00Z">
                          <w:rPr>
                            <w:rFonts w:ascii="Cambria Math" w:eastAsiaTheme="minorEastAsia" w:hAnsi="Cambria Math"/>
                          </w:rPr>
                        </w:rPrChange>
                      </w:rPr>
                      <m:t>α</m:t>
                    </m:r>
                  </m:e>
                </m:acc>
              </m:e>
              <m:sub>
                <m:r>
                  <w:rPr>
                    <w:rFonts w:ascii="Cambria Math" w:eastAsiaTheme="minorEastAsia" w:hAnsi="Cambria Math" w:cstheme="minorHAnsi"/>
                    <w:highlight w:val="yellow"/>
                    <w:rPrChange w:id="375" w:author="Beth Ann Griffin" w:date="2023-12-30T14:04:00Z">
                      <w:rPr>
                        <w:rFonts w:ascii="Cambria Math" w:eastAsiaTheme="minorEastAsia" w:hAnsi="Cambria Math"/>
                      </w:rPr>
                    </w:rPrChange>
                  </w:rPr>
                  <m:t>t,k</m:t>
                </m:r>
              </m:sub>
            </m:sSub>
            <m:r>
              <w:rPr>
                <w:rFonts w:ascii="Cambria Math" w:eastAsiaTheme="minorEastAsia" w:hAnsi="Cambria Math" w:cstheme="minorHAnsi"/>
                <w:highlight w:val="yellow"/>
                <w:rPrChange w:id="376" w:author="Beth Ann Griffin" w:date="2023-12-30T14:04:00Z">
                  <w:rPr>
                    <w:rFonts w:ascii="Cambria Math" w:eastAsiaTheme="minorEastAsia" w:hAnsi="Cambria Math"/>
                  </w:rPr>
                </w:rPrChange>
              </w:rPr>
              <m:t>)</m:t>
            </m:r>
          </m:e>
        </m:nary>
        <w:commentRangeEnd w:id="365"/>
        <m:r>
          <m:rPr>
            <m:sty m:val="p"/>
          </m:rPr>
          <w:rPr>
            <w:rStyle w:val="CommentReference"/>
            <w:rFonts w:ascii="Cambria Math" w:hAnsi="Cambria Math" w:cstheme="minorHAnsi"/>
            <w:sz w:val="22"/>
            <w:szCs w:val="22"/>
            <w:highlight w:val="yellow"/>
            <w:rPrChange w:id="377" w:author="Beth Ann Griffin" w:date="2023-12-30T14:04:00Z">
              <w:rPr>
                <w:rStyle w:val="CommentReference"/>
              </w:rPr>
            </w:rPrChange>
          </w:rPr>
          <w:commentReference w:id="365"/>
        </m:r>
      </m:oMath>
    </w:p>
    <w:p w14:paraId="5D96744A" w14:textId="1E8023CA" w:rsidR="00991361" w:rsidRPr="00FB161C" w:rsidRDefault="00991361" w:rsidP="00991361">
      <w:pPr>
        <w:pStyle w:val="ListParagraph"/>
        <w:numPr>
          <w:ilvl w:val="0"/>
          <w:numId w:val="1"/>
        </w:numPr>
        <w:rPr>
          <w:rFonts w:eastAsiaTheme="minorEastAsia" w:cstheme="minorHAnsi"/>
          <w:i/>
          <w:iCs/>
        </w:rPr>
      </w:pPr>
      <w:r w:rsidRPr="00FB161C">
        <w:rPr>
          <w:rFonts w:eastAsiaTheme="minorEastAsia" w:cstheme="minorHAnsi"/>
          <w:i/>
          <w:iCs/>
        </w:rPr>
        <w:t>Variance</w:t>
      </w:r>
      <w:r w:rsidR="00B51F7C" w:rsidRPr="00FB161C">
        <w:rPr>
          <w:rFonts w:eastAsiaTheme="minorEastAsia" w:cstheme="minorHAnsi"/>
          <w:i/>
          <w:iCs/>
        </w:rPr>
        <w:t xml:space="preserve"> of mean simulation effects</w:t>
      </w:r>
      <w:r w:rsidRPr="00FB161C">
        <w:rPr>
          <w:rFonts w:eastAsiaTheme="minorEastAsia" w:cstheme="minorHAnsi"/>
          <w:i/>
          <w:iCs/>
        </w:rPr>
        <w:t xml:space="preserve">. </w:t>
      </w:r>
      <w:del w:id="378" w:author="Beth Ann Griffin" w:date="2023-12-31T11:08:00Z">
        <w:r w:rsidRPr="00FB161C" w:rsidDel="00132E3F">
          <w:rPr>
            <w:rFonts w:eastAsiaTheme="minorEastAsia" w:cstheme="minorHAnsi"/>
          </w:rPr>
          <w:delText xml:space="preserve">In addition to summarizing the variance of estimated effects, </w:delText>
        </w:r>
      </w:del>
      <w:ins w:id="379" w:author="Beth Ann Griffin" w:date="2023-12-31T11:08:00Z">
        <w:r w:rsidR="00132E3F">
          <w:rPr>
            <w:rFonts w:eastAsiaTheme="minorEastAsia" w:cstheme="minorHAnsi"/>
          </w:rPr>
          <w:t xml:space="preserve">Here </w:t>
        </w:r>
      </w:ins>
      <w:r w:rsidRPr="00FB161C">
        <w:rPr>
          <w:rFonts w:eastAsiaTheme="minorEastAsia" w:cstheme="minorHAnsi"/>
        </w:rPr>
        <w:t>we summarized the variance of mean estimated effects across simulations</w:t>
      </w:r>
      <w:ins w:id="380" w:author="Beth Ann Griffin" w:date="2023-12-31T11:08:00Z">
        <w:r w:rsidR="00132E3F">
          <w:rPr>
            <w:rFonts w:eastAsiaTheme="minorEastAsia" w:cstheme="minorHAnsi"/>
          </w:rPr>
          <w:t xml:space="preserve"> using:</w:t>
        </w:r>
      </w:ins>
      <w:del w:id="381" w:author="Beth Ann Griffin" w:date="2023-12-31T11:08:00Z">
        <w:r w:rsidRPr="00FB161C" w:rsidDel="00132E3F">
          <w:rPr>
            <w:rFonts w:eastAsiaTheme="minorEastAsia" w:cstheme="minorHAnsi"/>
          </w:rPr>
          <w:delText>.</w:delText>
        </w:r>
      </w:del>
      <w:r w:rsidRPr="00FB161C">
        <w:rPr>
          <w:rFonts w:eastAsiaTheme="minorEastAsia" w:cstheme="minorHAnsi"/>
        </w:rPr>
        <w:t xml:space="preserve"> </w:t>
      </w:r>
      <m:oMath>
        <m:r>
          <w:rPr>
            <w:rFonts w:ascii="Cambria Math" w:eastAsiaTheme="minorEastAsia" w:hAnsi="Cambria Math" w:cstheme="minorHAnsi"/>
          </w:rPr>
          <m:t>Va</m:t>
        </m:r>
        <m:sSub>
          <m:sSubPr>
            <m:ctrlPr>
              <w:rPr>
                <w:rFonts w:ascii="Cambria Math" w:eastAsiaTheme="minorEastAsia" w:hAnsi="Cambria Math" w:cstheme="minorHAnsi"/>
                <w:i/>
              </w:rPr>
            </m:ctrlPr>
          </m:sSubPr>
          <m:e>
            <m:r>
              <w:rPr>
                <w:rFonts w:ascii="Cambria Math" w:eastAsiaTheme="minorEastAsia" w:hAnsi="Cambria Math" w:cstheme="minorHAnsi"/>
              </w:rPr>
              <m:t>r</m:t>
            </m:r>
          </m:e>
          <m:sub>
            <m:sSub>
              <m:sSubPr>
                <m:ctrlPr>
                  <w:rPr>
                    <w:rFonts w:ascii="Cambria Math" w:eastAsiaTheme="minorEastAsia" w:hAnsi="Cambria Math" w:cstheme="minorHAnsi"/>
                    <w:i/>
                  </w:rPr>
                </m:ctrlPr>
              </m:sSubPr>
              <m:e>
                <m:r>
                  <w:rPr>
                    <w:rFonts w:ascii="Cambria Math" w:eastAsiaTheme="minorEastAsia" w:hAnsi="Cambria Math" w:cstheme="minorHAnsi"/>
                  </w:rPr>
                  <m:t>α</m:t>
                </m:r>
              </m:e>
              <m:sub>
                <m:r>
                  <w:rPr>
                    <w:rFonts w:ascii="Cambria Math" w:eastAsiaTheme="minorEastAsia" w:hAnsi="Cambria Math" w:cstheme="minorHAnsi"/>
                  </w:rPr>
                  <m:t>t</m:t>
                </m:r>
              </m:sub>
            </m:sSub>
          </m:sub>
        </m:sSub>
        <m:r>
          <w:rPr>
            <w:rFonts w:ascii="Cambria Math" w:eastAsiaTheme="minorEastAsia" w:hAnsi="Cambria Math" w:cstheme="minorHAnsi"/>
          </w:rPr>
          <m:t>=</m:t>
        </m:r>
        <m:nary>
          <m:naryPr>
            <m:chr m:val="∑"/>
            <m:limLoc m:val="undOvr"/>
            <m:ctrlPr>
              <w:rPr>
                <w:rFonts w:ascii="Cambria Math" w:eastAsiaTheme="minorEastAsia" w:hAnsi="Cambria Math" w:cstheme="minorHAnsi"/>
                <w:i/>
              </w:rPr>
            </m:ctrlPr>
          </m:naryPr>
          <m:sub>
            <m:r>
              <w:rPr>
                <w:rFonts w:ascii="Cambria Math" w:eastAsiaTheme="minorEastAsia" w:hAnsi="Cambria Math" w:cstheme="minorHAnsi"/>
              </w:rPr>
              <m:t>k=1</m:t>
            </m:r>
          </m:sub>
          <m:sup>
            <m:r>
              <w:rPr>
                <w:rFonts w:ascii="Cambria Math" w:eastAsiaTheme="minorEastAsia" w:hAnsi="Cambria Math" w:cstheme="minorHAnsi"/>
              </w:rPr>
              <m:t>1000</m:t>
            </m:r>
          </m:sup>
          <m:e>
            <m:f>
              <m:fPr>
                <m:ctrlPr>
                  <w:rPr>
                    <w:rFonts w:ascii="Cambria Math" w:eastAsiaTheme="minorEastAsia" w:hAnsi="Cambria Math" w:cstheme="minorHAnsi"/>
                    <w:i/>
                  </w:rPr>
                </m:ctrlPr>
              </m:fPr>
              <m:num>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α</m:t>
                                </m:r>
                              </m:e>
                            </m:acc>
                          </m:e>
                          <m:sub>
                            <m:r>
                              <w:rPr>
                                <w:rFonts w:ascii="Cambria Math" w:eastAsiaTheme="minorEastAsia" w:hAnsi="Cambria Math" w:cstheme="minorHAnsi"/>
                              </w:rPr>
                              <m:t>t,k</m:t>
                            </m:r>
                          </m:sub>
                        </m:sSub>
                        <m:r>
                          <w:rPr>
                            <w:rFonts w:ascii="Cambria Math" w:eastAsiaTheme="minorEastAsia" w:hAnsi="Cambria Math" w:cstheme="minorHAnsi"/>
                          </w:rPr>
                          <m:t>-mean</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α</m:t>
                                    </m:r>
                                  </m:e>
                                </m:acc>
                              </m:e>
                              <m:sub>
                                <m:r>
                                  <w:rPr>
                                    <w:rFonts w:ascii="Cambria Math" w:eastAsiaTheme="minorEastAsia" w:hAnsi="Cambria Math" w:cstheme="minorHAnsi"/>
                                  </w:rPr>
                                  <m:t>t,k</m:t>
                                </m:r>
                              </m:sub>
                            </m:sSub>
                          </m:e>
                        </m:d>
                      </m:e>
                    </m:d>
                  </m:e>
                  <m:sup>
                    <m:r>
                      <w:rPr>
                        <w:rFonts w:ascii="Cambria Math" w:eastAsiaTheme="minorEastAsia" w:hAnsi="Cambria Math" w:cstheme="minorHAnsi"/>
                      </w:rPr>
                      <m:t>2</m:t>
                    </m:r>
                  </m:sup>
                </m:sSup>
              </m:num>
              <m:den>
                <m:r>
                  <w:rPr>
                    <w:rFonts w:ascii="Cambria Math" w:eastAsiaTheme="minorEastAsia" w:hAnsi="Cambria Math" w:cstheme="minorHAnsi"/>
                  </w:rPr>
                  <m:t>1000</m:t>
                </m:r>
              </m:den>
            </m:f>
          </m:e>
        </m:nary>
      </m:oMath>
    </w:p>
    <w:p w14:paraId="27CB70CD" w14:textId="155295CD" w:rsidR="00246DE6" w:rsidRPr="00FB161C" w:rsidRDefault="00575469" w:rsidP="00AE3B86">
      <w:pPr>
        <w:pStyle w:val="ListParagraph"/>
        <w:numPr>
          <w:ilvl w:val="0"/>
          <w:numId w:val="1"/>
        </w:numPr>
        <w:rPr>
          <w:rFonts w:eastAsiaTheme="minorEastAsia" w:cstheme="minorHAnsi"/>
          <w:i/>
          <w:iCs/>
        </w:rPr>
      </w:pPr>
      <w:r w:rsidRPr="00FB161C">
        <w:rPr>
          <w:rFonts w:eastAsiaTheme="minorEastAsia" w:cstheme="minorHAnsi"/>
          <w:i/>
          <w:iCs/>
        </w:rPr>
        <w:t xml:space="preserve">Root Mean Squared Simulation Error. </w:t>
      </w:r>
      <w:r w:rsidRPr="00FB161C">
        <w:rPr>
          <w:rFonts w:eastAsiaTheme="minorEastAsia" w:cstheme="minorHAnsi"/>
        </w:rPr>
        <w:t xml:space="preserve">We calculated RMSE </w:t>
      </w:r>
      <w:ins w:id="382" w:author="Beth Ann Griffin" w:date="2023-12-31T11:08:00Z">
        <w:r w:rsidR="00132E3F">
          <w:rPr>
            <w:rFonts w:eastAsiaTheme="minorEastAsia" w:cstheme="minorHAnsi"/>
          </w:rPr>
          <w:t xml:space="preserve">to </w:t>
        </w:r>
      </w:ins>
      <w:r w:rsidRPr="00FB161C">
        <w:rPr>
          <w:rFonts w:eastAsiaTheme="minorEastAsia" w:cstheme="minorHAnsi"/>
        </w:rPr>
        <w:t xml:space="preserve">quantify the simulation error of modeling procedures considering bias and variance in tandem, calculated as follows: </w:t>
      </w:r>
      <m:oMath>
        <m:r>
          <w:rPr>
            <w:rFonts w:ascii="Cambria Math" w:eastAsiaTheme="minorEastAsia" w:hAnsi="Cambria Math" w:cstheme="minorHAnsi"/>
          </w:rPr>
          <m:t>RMS</m:t>
        </m:r>
        <m:sSub>
          <m:sSubPr>
            <m:ctrlPr>
              <w:rPr>
                <w:rFonts w:ascii="Cambria Math" w:eastAsiaTheme="minorEastAsia" w:hAnsi="Cambria Math" w:cstheme="minorHAnsi"/>
                <w:i/>
              </w:rPr>
            </m:ctrlPr>
          </m:sSubPr>
          <m:e>
            <m:r>
              <w:rPr>
                <w:rFonts w:ascii="Cambria Math" w:eastAsiaTheme="minorEastAsia" w:hAnsi="Cambria Math" w:cstheme="minorHAnsi"/>
              </w:rPr>
              <m:t>E</m:t>
            </m:r>
          </m:e>
          <m:sub>
            <m:sSub>
              <m:sSubPr>
                <m:ctrlPr>
                  <w:rPr>
                    <w:rFonts w:ascii="Cambria Math" w:eastAsiaTheme="minorEastAsia" w:hAnsi="Cambria Math" w:cstheme="minorHAnsi"/>
                    <w:i/>
                  </w:rPr>
                </m:ctrlPr>
              </m:sSubPr>
              <m:e>
                <m:r>
                  <w:rPr>
                    <w:rFonts w:ascii="Cambria Math" w:eastAsiaTheme="minorEastAsia" w:hAnsi="Cambria Math" w:cstheme="minorHAnsi"/>
                  </w:rPr>
                  <m:t>α</m:t>
                </m:r>
              </m:e>
              <m:sub>
                <m:r>
                  <w:rPr>
                    <w:rFonts w:ascii="Cambria Math" w:eastAsiaTheme="minorEastAsia" w:hAnsi="Cambria Math" w:cstheme="minorHAnsi"/>
                  </w:rPr>
                  <m:t>t</m:t>
                </m:r>
              </m:sub>
            </m:sSub>
          </m:sub>
        </m:sSub>
        <m:r>
          <w:rPr>
            <w:rFonts w:ascii="Cambria Math" w:eastAsiaTheme="minorEastAsia" w:hAnsi="Cambria Math" w:cstheme="minorHAnsi"/>
          </w:rPr>
          <m:t xml:space="preserve">= </m:t>
        </m:r>
        <m:rad>
          <m:radPr>
            <m:degHide m:val="1"/>
            <m:ctrlPr>
              <w:rPr>
                <w:rFonts w:ascii="Cambria Math" w:eastAsiaTheme="minorEastAsia" w:hAnsi="Cambria Math" w:cstheme="minorHAnsi"/>
                <w:i/>
              </w:rPr>
            </m:ctrlPr>
          </m:radPr>
          <m:deg/>
          <m:e>
            <m:nary>
              <m:naryPr>
                <m:chr m:val="∑"/>
                <m:limLoc m:val="undOvr"/>
                <m:ctrlPr>
                  <w:rPr>
                    <w:rFonts w:ascii="Cambria Math" w:eastAsiaTheme="minorEastAsia" w:hAnsi="Cambria Math" w:cstheme="minorHAnsi"/>
                    <w:i/>
                  </w:rPr>
                </m:ctrlPr>
              </m:naryPr>
              <m:sub>
                <m:r>
                  <w:rPr>
                    <w:rFonts w:ascii="Cambria Math" w:eastAsiaTheme="minorEastAsia" w:hAnsi="Cambria Math" w:cstheme="minorHAnsi"/>
                  </w:rPr>
                  <m:t>k=1</m:t>
                </m:r>
              </m:sub>
              <m:sup>
                <m:r>
                  <w:rPr>
                    <w:rFonts w:ascii="Cambria Math" w:eastAsiaTheme="minorEastAsia" w:hAnsi="Cambria Math" w:cstheme="minorHAnsi"/>
                  </w:rPr>
                  <m:t>1000</m:t>
                </m:r>
              </m:sup>
              <m:e>
                <m:f>
                  <m:fPr>
                    <m:ctrlPr>
                      <w:rPr>
                        <w:rFonts w:ascii="Cambria Math" w:eastAsiaTheme="minorEastAsia" w:hAnsi="Cambria Math" w:cstheme="minorHAnsi"/>
                        <w:i/>
                      </w:rPr>
                    </m:ctrlPr>
                  </m:fPr>
                  <m:num>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α</m:t>
                                    </m:r>
                                  </m:e>
                                </m:acc>
                              </m:e>
                              <m:sub>
                                <m:r>
                                  <w:rPr>
                                    <w:rFonts w:ascii="Cambria Math" w:eastAsiaTheme="minorEastAsia" w:hAnsi="Cambria Math" w:cstheme="minorHAnsi"/>
                                  </w:rPr>
                                  <m:t>t,k</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α</m:t>
                                </m:r>
                              </m:e>
                              <m:sub>
                                <m:r>
                                  <w:rPr>
                                    <w:rFonts w:ascii="Cambria Math" w:eastAsiaTheme="minorEastAsia" w:hAnsi="Cambria Math" w:cstheme="minorHAnsi"/>
                                  </w:rPr>
                                  <m:t>t</m:t>
                                </m:r>
                              </m:sub>
                            </m:sSub>
                          </m:e>
                        </m:d>
                      </m:e>
                      <m:sup>
                        <m:r>
                          <w:rPr>
                            <w:rFonts w:ascii="Cambria Math" w:eastAsiaTheme="minorEastAsia" w:hAnsi="Cambria Math" w:cstheme="minorHAnsi"/>
                          </w:rPr>
                          <m:t>2</m:t>
                        </m:r>
                      </m:sup>
                    </m:sSup>
                  </m:num>
                  <m:den>
                    <m:r>
                      <w:rPr>
                        <w:rFonts w:ascii="Cambria Math" w:eastAsiaTheme="minorEastAsia" w:hAnsi="Cambria Math" w:cstheme="minorHAnsi"/>
                      </w:rPr>
                      <m:t>1000</m:t>
                    </m:r>
                  </m:den>
                </m:f>
              </m:e>
            </m:nary>
          </m:e>
        </m:rad>
      </m:oMath>
      <w:r w:rsidRPr="00FB161C">
        <w:rPr>
          <w:rFonts w:eastAsiaTheme="minorEastAsia" w:cstheme="minorHAnsi"/>
        </w:rPr>
        <w:t xml:space="preserve"> </w:t>
      </w:r>
    </w:p>
    <w:p w14:paraId="6A3FA637" w14:textId="027B1C85" w:rsidR="00AE3B86" w:rsidRPr="00FB161C" w:rsidRDefault="00575469" w:rsidP="00AE3B86">
      <w:pPr>
        <w:pStyle w:val="ListParagraph"/>
        <w:numPr>
          <w:ilvl w:val="0"/>
          <w:numId w:val="1"/>
        </w:numPr>
        <w:rPr>
          <w:rFonts w:eastAsiaTheme="minorEastAsia" w:cstheme="minorHAnsi"/>
          <w:i/>
          <w:iCs/>
        </w:rPr>
      </w:pPr>
      <w:r w:rsidRPr="00FB161C">
        <w:rPr>
          <w:rFonts w:eastAsiaTheme="minorEastAsia" w:cstheme="minorHAnsi"/>
          <w:i/>
          <w:iCs/>
        </w:rPr>
        <w:t xml:space="preserve">Coverage: </w:t>
      </w:r>
      <w:r w:rsidRPr="00FB161C">
        <w:rPr>
          <w:rFonts w:eastAsiaTheme="minorEastAsia" w:cstheme="minorHAnsi"/>
        </w:rPr>
        <w:t>Lastly, we calculated the percentage of iterations by method procedure in which the 95% confidence interval of the estimated event-time contained the true policy effect.</w:t>
      </w:r>
    </w:p>
    <w:p w14:paraId="172D1CBD" w14:textId="4662FF15" w:rsidR="005440BD" w:rsidRDefault="00575469" w:rsidP="00575469">
      <w:pPr>
        <w:ind w:firstLine="360"/>
        <w:rPr>
          <w:ins w:id="383" w:author="Beth Ann Griffin" w:date="2023-12-31T10:19:00Z"/>
          <w:rFonts w:eastAsiaTheme="minorEastAsia" w:cstheme="minorHAnsi"/>
        </w:rPr>
      </w:pPr>
      <w:r w:rsidRPr="00FB161C">
        <w:rPr>
          <w:rFonts w:eastAsiaTheme="minorEastAsia" w:cstheme="minorHAnsi"/>
        </w:rPr>
        <w:t xml:space="preserve">All simulations were conducted in the OPTIC v1.0.1. package in R. Code for reproducing the simulations, as well as the empirical data is available in </w:t>
      </w:r>
      <w:proofErr w:type="spellStart"/>
      <w:r w:rsidRPr="00FB161C">
        <w:rPr>
          <w:rFonts w:eastAsiaTheme="minorEastAsia" w:cstheme="minorHAnsi"/>
        </w:rPr>
        <w:t>Github</w:t>
      </w:r>
      <w:proofErr w:type="spellEnd"/>
      <w:r w:rsidRPr="00FB161C">
        <w:rPr>
          <w:rFonts w:eastAsiaTheme="minorEastAsia" w:cstheme="minorHAnsi"/>
        </w:rPr>
        <w:t>.</w:t>
      </w:r>
    </w:p>
    <w:p w14:paraId="57F4A895" w14:textId="77777777" w:rsidR="00A9460A" w:rsidRPr="00FB161C" w:rsidRDefault="00A9460A" w:rsidP="00A9460A">
      <w:pPr>
        <w:rPr>
          <w:ins w:id="384" w:author="Beth Ann Griffin" w:date="2023-12-31T10:19:00Z"/>
          <w:rFonts w:eastAsiaTheme="minorEastAsia" w:cstheme="minorHAnsi"/>
          <w:iCs/>
        </w:rPr>
      </w:pPr>
      <w:commentRangeStart w:id="385"/>
      <w:ins w:id="386" w:author="Beth Ann Griffin" w:date="2023-12-31T10:19:00Z">
        <w:r w:rsidRPr="00FB161C">
          <w:rPr>
            <w:rFonts w:eastAsiaTheme="minorEastAsia" w:cstheme="minorHAnsi"/>
          </w:rPr>
          <w:t>The appendix includes the code used to estimate the models and run the simulations</w:t>
        </w:r>
        <w:commentRangeEnd w:id="385"/>
        <w:r w:rsidRPr="00FB161C">
          <w:rPr>
            <w:rStyle w:val="CommentReference"/>
            <w:rFonts w:cstheme="minorHAnsi"/>
            <w:sz w:val="22"/>
            <w:szCs w:val="22"/>
          </w:rPr>
          <w:commentReference w:id="385"/>
        </w:r>
      </w:ins>
    </w:p>
    <w:p w14:paraId="173AE2E4" w14:textId="77777777" w:rsidR="00A9460A" w:rsidRPr="00FB161C" w:rsidRDefault="00A9460A" w:rsidP="00575469">
      <w:pPr>
        <w:ind w:firstLine="360"/>
        <w:rPr>
          <w:rFonts w:eastAsiaTheme="minorEastAsia" w:cstheme="minorHAnsi"/>
          <w:i/>
          <w:iCs/>
        </w:rPr>
      </w:pPr>
    </w:p>
    <w:p w14:paraId="2E794F17" w14:textId="7EDBDFDF" w:rsidR="0019713C" w:rsidRPr="00FB161C" w:rsidRDefault="0019713C" w:rsidP="0019713C">
      <w:pPr>
        <w:pStyle w:val="Heading2"/>
        <w:rPr>
          <w:rFonts w:asciiTheme="minorHAnsi" w:hAnsiTheme="minorHAnsi" w:cstheme="minorHAnsi"/>
          <w:sz w:val="22"/>
          <w:szCs w:val="22"/>
        </w:rPr>
      </w:pPr>
      <w:r w:rsidRPr="00FB161C">
        <w:rPr>
          <w:rFonts w:asciiTheme="minorHAnsi" w:hAnsiTheme="minorHAnsi" w:cstheme="minorHAnsi"/>
          <w:sz w:val="22"/>
          <w:szCs w:val="22"/>
        </w:rPr>
        <w:t>Bibliography</w:t>
      </w:r>
    </w:p>
    <w:p w14:paraId="18511559" w14:textId="79ACAD21" w:rsidR="0019713C" w:rsidRPr="00FB161C" w:rsidRDefault="0019713C" w:rsidP="0019713C">
      <w:pPr>
        <w:rPr>
          <w:rFonts w:cstheme="minorHAnsi"/>
          <w:color w:val="222222"/>
          <w:shd w:val="clear" w:color="auto" w:fill="FFFFFF"/>
        </w:rPr>
      </w:pPr>
      <w:r w:rsidRPr="00FB161C">
        <w:rPr>
          <w:rFonts w:cstheme="minorHAnsi"/>
          <w:color w:val="222222"/>
          <w:shd w:val="clear" w:color="auto" w:fill="FFFFFF"/>
        </w:rPr>
        <w:t>Cohen, J. (2013). </w:t>
      </w:r>
      <w:r w:rsidRPr="00FB161C">
        <w:rPr>
          <w:rFonts w:cstheme="minorHAnsi"/>
          <w:i/>
          <w:iCs/>
          <w:color w:val="222222"/>
          <w:shd w:val="clear" w:color="auto" w:fill="FFFFFF"/>
        </w:rPr>
        <w:t>Statistical power analysis for the behavioral sciences</w:t>
      </w:r>
      <w:r w:rsidRPr="00FB161C">
        <w:rPr>
          <w:rFonts w:cstheme="minorHAnsi"/>
          <w:color w:val="222222"/>
          <w:shd w:val="clear" w:color="auto" w:fill="FFFFFF"/>
        </w:rPr>
        <w:t>. Academic press.</w:t>
      </w:r>
    </w:p>
    <w:tbl>
      <w:tblPr>
        <w:tblW w:w="6564" w:type="dxa"/>
        <w:shd w:val="clear" w:color="auto" w:fill="FFFFFF"/>
        <w:tblCellMar>
          <w:left w:w="0" w:type="dxa"/>
          <w:right w:w="0" w:type="dxa"/>
        </w:tblCellMar>
        <w:tblLook w:val="04A0" w:firstRow="1" w:lastRow="0" w:firstColumn="1" w:lastColumn="0" w:noHBand="0" w:noVBand="1"/>
      </w:tblPr>
      <w:tblGrid>
        <w:gridCol w:w="6564"/>
      </w:tblGrid>
      <w:tr w:rsidR="0019713C" w:rsidRPr="00FB161C" w14:paraId="7BD0BE35" w14:textId="77777777" w:rsidTr="0019713C">
        <w:tc>
          <w:tcPr>
            <w:tcW w:w="0" w:type="auto"/>
            <w:shd w:val="clear" w:color="auto" w:fill="FFFFFF"/>
            <w:vAlign w:val="center"/>
            <w:hideMark/>
          </w:tcPr>
          <w:p w14:paraId="6922EC51" w14:textId="77777777" w:rsidR="0019713C" w:rsidRPr="00FB161C" w:rsidRDefault="0019713C" w:rsidP="0019713C">
            <w:pPr>
              <w:spacing w:after="0" w:line="240" w:lineRule="auto"/>
              <w:rPr>
                <w:rFonts w:eastAsia="Times New Roman" w:cstheme="minorHAnsi"/>
                <w:kern w:val="0"/>
                <w14:ligatures w14:val="none"/>
              </w:rPr>
            </w:pPr>
          </w:p>
        </w:tc>
      </w:tr>
    </w:tbl>
    <w:p w14:paraId="634435CB" w14:textId="1449E83E" w:rsidR="0019713C" w:rsidRPr="00FB161C" w:rsidRDefault="0019713C" w:rsidP="0019713C">
      <w:pPr>
        <w:rPr>
          <w:rFonts w:cstheme="minorHAnsi"/>
          <w:color w:val="222222"/>
          <w:shd w:val="clear" w:color="auto" w:fill="FFFFFF"/>
        </w:rPr>
      </w:pPr>
      <w:r w:rsidRPr="00FB161C">
        <w:rPr>
          <w:rFonts w:cstheme="minorHAnsi"/>
          <w:color w:val="222222"/>
          <w:shd w:val="clear" w:color="auto" w:fill="FFFFFF"/>
        </w:rPr>
        <w:t>Griffin, B</w:t>
      </w:r>
      <w:r w:rsidR="00AD35BB" w:rsidRPr="00FB161C">
        <w:rPr>
          <w:rFonts w:cstheme="minorHAnsi"/>
          <w:color w:val="222222"/>
          <w:shd w:val="clear" w:color="auto" w:fill="FFFFFF"/>
        </w:rPr>
        <w:t>.</w:t>
      </w:r>
      <w:r w:rsidRPr="00FB161C">
        <w:rPr>
          <w:rFonts w:cstheme="minorHAnsi"/>
          <w:color w:val="222222"/>
          <w:shd w:val="clear" w:color="auto" w:fill="FFFFFF"/>
        </w:rPr>
        <w:t>A</w:t>
      </w:r>
      <w:r w:rsidR="00AD35BB" w:rsidRPr="00FB161C">
        <w:rPr>
          <w:rFonts w:cstheme="minorHAnsi"/>
          <w:color w:val="222222"/>
          <w:shd w:val="clear" w:color="auto" w:fill="FFFFFF"/>
        </w:rPr>
        <w:t>.</w:t>
      </w:r>
      <w:r w:rsidRPr="00FB161C">
        <w:rPr>
          <w:rFonts w:cstheme="minorHAnsi"/>
          <w:color w:val="222222"/>
          <w:shd w:val="clear" w:color="auto" w:fill="FFFFFF"/>
        </w:rPr>
        <w:t>, Schuler, M</w:t>
      </w:r>
      <w:r w:rsidR="00AD35BB" w:rsidRPr="00FB161C">
        <w:rPr>
          <w:rFonts w:cstheme="minorHAnsi"/>
          <w:color w:val="222222"/>
          <w:shd w:val="clear" w:color="auto" w:fill="FFFFFF"/>
        </w:rPr>
        <w:t>.</w:t>
      </w:r>
      <w:r w:rsidRPr="00FB161C">
        <w:rPr>
          <w:rFonts w:cstheme="minorHAnsi"/>
          <w:color w:val="222222"/>
          <w:shd w:val="clear" w:color="auto" w:fill="FFFFFF"/>
        </w:rPr>
        <w:t>S</w:t>
      </w:r>
      <w:r w:rsidR="00AD35BB" w:rsidRPr="00FB161C">
        <w:rPr>
          <w:rFonts w:cstheme="minorHAnsi"/>
          <w:color w:val="222222"/>
          <w:shd w:val="clear" w:color="auto" w:fill="FFFFFF"/>
        </w:rPr>
        <w:t>.</w:t>
      </w:r>
      <w:r w:rsidRPr="00FB161C">
        <w:rPr>
          <w:rFonts w:cstheme="minorHAnsi"/>
          <w:color w:val="222222"/>
          <w:shd w:val="clear" w:color="auto" w:fill="FFFFFF"/>
        </w:rPr>
        <w:t>, Stuart, E</w:t>
      </w:r>
      <w:r w:rsidR="00F80895" w:rsidRPr="00FB161C">
        <w:rPr>
          <w:rFonts w:cstheme="minorHAnsi"/>
          <w:color w:val="222222"/>
          <w:shd w:val="clear" w:color="auto" w:fill="FFFFFF"/>
        </w:rPr>
        <w:t>.</w:t>
      </w:r>
      <w:r w:rsidRPr="00FB161C">
        <w:rPr>
          <w:rFonts w:cstheme="minorHAnsi"/>
          <w:color w:val="222222"/>
          <w:shd w:val="clear" w:color="auto" w:fill="FFFFFF"/>
        </w:rPr>
        <w:t>A</w:t>
      </w:r>
      <w:r w:rsidR="00F80895" w:rsidRPr="00FB161C">
        <w:rPr>
          <w:rFonts w:cstheme="minorHAnsi"/>
          <w:color w:val="222222"/>
          <w:shd w:val="clear" w:color="auto" w:fill="FFFFFF"/>
        </w:rPr>
        <w:t>.</w:t>
      </w:r>
      <w:r w:rsidRPr="00FB161C">
        <w:rPr>
          <w:rFonts w:cstheme="minorHAnsi"/>
          <w:color w:val="222222"/>
          <w:shd w:val="clear" w:color="auto" w:fill="FFFFFF"/>
        </w:rPr>
        <w:t>, Patrick S., McNeer, E</w:t>
      </w:r>
      <w:r w:rsidR="00F80895" w:rsidRPr="00FB161C">
        <w:rPr>
          <w:rFonts w:cstheme="minorHAnsi"/>
          <w:color w:val="222222"/>
          <w:shd w:val="clear" w:color="auto" w:fill="FFFFFF"/>
        </w:rPr>
        <w:t>.</w:t>
      </w:r>
      <w:r w:rsidRPr="00FB161C">
        <w:rPr>
          <w:rFonts w:cstheme="minorHAnsi"/>
          <w:color w:val="222222"/>
          <w:shd w:val="clear" w:color="auto" w:fill="FFFFFF"/>
        </w:rPr>
        <w:t>, Smart, R</w:t>
      </w:r>
      <w:r w:rsidR="00F80895" w:rsidRPr="00FB161C">
        <w:rPr>
          <w:rFonts w:cstheme="minorHAnsi"/>
          <w:color w:val="222222"/>
          <w:shd w:val="clear" w:color="auto" w:fill="FFFFFF"/>
        </w:rPr>
        <w:t>.,</w:t>
      </w:r>
      <w:r w:rsidRPr="00FB161C">
        <w:rPr>
          <w:rFonts w:cstheme="minorHAnsi"/>
          <w:color w:val="222222"/>
          <w:shd w:val="clear" w:color="auto" w:fill="FFFFFF"/>
        </w:rPr>
        <w:t xml:space="preserve"> Powell, D</w:t>
      </w:r>
      <w:r w:rsidR="00F80895" w:rsidRPr="00FB161C">
        <w:rPr>
          <w:rFonts w:cstheme="minorHAnsi"/>
          <w:color w:val="222222"/>
          <w:shd w:val="clear" w:color="auto" w:fill="FFFFFF"/>
        </w:rPr>
        <w:t>.</w:t>
      </w:r>
      <w:r w:rsidRPr="00FB161C">
        <w:rPr>
          <w:rFonts w:cstheme="minorHAnsi"/>
          <w:color w:val="222222"/>
          <w:shd w:val="clear" w:color="auto" w:fill="FFFFFF"/>
        </w:rPr>
        <w:t>, Stei</w:t>
      </w:r>
      <w:r w:rsidR="00A96F90" w:rsidRPr="00FB161C">
        <w:rPr>
          <w:rFonts w:cstheme="minorHAnsi"/>
          <w:color w:val="222222"/>
          <w:shd w:val="clear" w:color="auto" w:fill="FFFFFF"/>
        </w:rPr>
        <w:t>n</w:t>
      </w:r>
      <w:r w:rsidRPr="00FB161C">
        <w:rPr>
          <w:rFonts w:cstheme="minorHAnsi"/>
          <w:color w:val="222222"/>
          <w:shd w:val="clear" w:color="auto" w:fill="FFFFFF"/>
        </w:rPr>
        <w:t xml:space="preserve">, </w:t>
      </w:r>
      <w:r w:rsidR="00A96F90" w:rsidRPr="00FB161C">
        <w:rPr>
          <w:rFonts w:cstheme="minorHAnsi"/>
          <w:color w:val="222222"/>
          <w:shd w:val="clear" w:color="auto" w:fill="FFFFFF"/>
        </w:rPr>
        <w:t>B</w:t>
      </w:r>
      <w:r w:rsidR="00AE4E2E" w:rsidRPr="00FB161C">
        <w:rPr>
          <w:rFonts w:cstheme="minorHAnsi"/>
          <w:color w:val="222222"/>
          <w:shd w:val="clear" w:color="auto" w:fill="FFFFFF"/>
        </w:rPr>
        <w:t>.</w:t>
      </w:r>
      <w:r w:rsidR="00A96F90" w:rsidRPr="00FB161C">
        <w:rPr>
          <w:rFonts w:cstheme="minorHAnsi"/>
          <w:color w:val="222222"/>
          <w:shd w:val="clear" w:color="auto" w:fill="FFFFFF"/>
        </w:rPr>
        <w:t>D</w:t>
      </w:r>
      <w:r w:rsidR="00AE4E2E" w:rsidRPr="00FB161C">
        <w:rPr>
          <w:rFonts w:cstheme="minorHAnsi"/>
          <w:color w:val="222222"/>
          <w:shd w:val="clear" w:color="auto" w:fill="FFFFFF"/>
        </w:rPr>
        <w:t>.</w:t>
      </w:r>
      <w:r w:rsidR="00A96F90" w:rsidRPr="00FB161C">
        <w:rPr>
          <w:rFonts w:cstheme="minorHAnsi"/>
          <w:color w:val="222222"/>
          <w:shd w:val="clear" w:color="auto" w:fill="FFFFFF"/>
        </w:rPr>
        <w:t xml:space="preserve">, </w:t>
      </w:r>
      <w:r w:rsidRPr="00FB161C">
        <w:rPr>
          <w:rFonts w:cstheme="minorHAnsi"/>
          <w:color w:val="222222"/>
          <w:shd w:val="clear" w:color="auto" w:fill="FFFFFF"/>
        </w:rPr>
        <w:t xml:space="preserve">Schell, </w:t>
      </w:r>
      <w:r w:rsidR="00A96F90" w:rsidRPr="00FB161C">
        <w:rPr>
          <w:rFonts w:cstheme="minorHAnsi"/>
          <w:color w:val="222222"/>
          <w:shd w:val="clear" w:color="auto" w:fill="FFFFFF"/>
        </w:rPr>
        <w:t>T</w:t>
      </w:r>
      <w:r w:rsidR="00B21D6D" w:rsidRPr="00FB161C">
        <w:rPr>
          <w:rFonts w:cstheme="minorHAnsi"/>
          <w:color w:val="222222"/>
          <w:shd w:val="clear" w:color="auto" w:fill="FFFFFF"/>
        </w:rPr>
        <w:t>.</w:t>
      </w:r>
      <w:r w:rsidR="00A96F90" w:rsidRPr="00FB161C">
        <w:rPr>
          <w:rFonts w:cstheme="minorHAnsi"/>
          <w:color w:val="222222"/>
          <w:shd w:val="clear" w:color="auto" w:fill="FFFFFF"/>
        </w:rPr>
        <w:t>L</w:t>
      </w:r>
      <w:r w:rsidR="00B21D6D" w:rsidRPr="00FB161C">
        <w:rPr>
          <w:rFonts w:cstheme="minorHAnsi"/>
          <w:color w:val="222222"/>
          <w:shd w:val="clear" w:color="auto" w:fill="FFFFFF"/>
        </w:rPr>
        <w:t>.</w:t>
      </w:r>
      <w:r w:rsidR="00A96F90" w:rsidRPr="00FB161C">
        <w:rPr>
          <w:rFonts w:cstheme="minorHAnsi"/>
          <w:color w:val="222222"/>
          <w:shd w:val="clear" w:color="auto" w:fill="FFFFFF"/>
        </w:rPr>
        <w:t xml:space="preserve">, </w:t>
      </w:r>
      <w:r w:rsidR="00B21D6D" w:rsidRPr="00FB161C">
        <w:rPr>
          <w:rFonts w:cstheme="minorHAnsi"/>
          <w:color w:val="222222"/>
          <w:shd w:val="clear" w:color="auto" w:fill="FFFFFF"/>
        </w:rPr>
        <w:t>&amp;</w:t>
      </w:r>
      <w:r w:rsidRPr="00FB161C">
        <w:rPr>
          <w:rFonts w:cstheme="minorHAnsi"/>
          <w:color w:val="222222"/>
          <w:shd w:val="clear" w:color="auto" w:fill="FFFFFF"/>
        </w:rPr>
        <w:t xml:space="preserve"> Pacula</w:t>
      </w:r>
      <w:r w:rsidR="00A96F90" w:rsidRPr="00FB161C">
        <w:rPr>
          <w:rFonts w:cstheme="minorHAnsi"/>
          <w:color w:val="222222"/>
          <w:shd w:val="clear" w:color="auto" w:fill="FFFFFF"/>
        </w:rPr>
        <w:t>, R</w:t>
      </w:r>
      <w:r w:rsidR="00B21D6D" w:rsidRPr="00FB161C">
        <w:rPr>
          <w:rFonts w:cstheme="minorHAnsi"/>
          <w:color w:val="222222"/>
          <w:shd w:val="clear" w:color="auto" w:fill="FFFFFF"/>
        </w:rPr>
        <w:t>.</w:t>
      </w:r>
      <w:r w:rsidR="00A96F90" w:rsidRPr="00FB161C">
        <w:rPr>
          <w:rFonts w:cstheme="minorHAnsi"/>
          <w:color w:val="222222"/>
          <w:shd w:val="clear" w:color="auto" w:fill="FFFFFF"/>
        </w:rPr>
        <w:t>L</w:t>
      </w:r>
      <w:r w:rsidRPr="00FB161C">
        <w:rPr>
          <w:rFonts w:cstheme="minorHAnsi"/>
          <w:color w:val="222222"/>
          <w:shd w:val="clear" w:color="auto" w:fill="FFFFFF"/>
        </w:rPr>
        <w:t xml:space="preserve">. (2021). </w:t>
      </w:r>
      <w:r w:rsidRPr="00FB161C">
        <w:rPr>
          <w:rFonts w:cstheme="minorHAnsi"/>
          <w:i/>
          <w:iCs/>
          <w:color w:val="222222"/>
          <w:shd w:val="clear" w:color="auto" w:fill="FFFFFF"/>
        </w:rPr>
        <w:t xml:space="preserve">Moving beyond the classic difference-in-differences model: a simulation study comparing statistical methods for estimating effectiveness of state-level policies. </w:t>
      </w:r>
      <w:r w:rsidRPr="00FB161C">
        <w:rPr>
          <w:rFonts w:cstheme="minorHAnsi"/>
          <w:color w:val="222222"/>
          <w:shd w:val="clear" w:color="auto" w:fill="FFFFFF"/>
        </w:rPr>
        <w:t>BMC medical research methodology 1-19.</w:t>
      </w:r>
    </w:p>
    <w:p w14:paraId="45B65ABF" w14:textId="53E20A41" w:rsidR="0019713C" w:rsidRPr="00FB161C" w:rsidRDefault="0019713C" w:rsidP="0019713C">
      <w:pPr>
        <w:rPr>
          <w:rFonts w:cstheme="minorHAnsi"/>
          <w:color w:val="222222"/>
          <w:shd w:val="clear" w:color="auto" w:fill="FFFFFF"/>
        </w:rPr>
      </w:pPr>
      <w:r w:rsidRPr="00FB161C">
        <w:rPr>
          <w:rFonts w:cstheme="minorHAnsi"/>
          <w:color w:val="222222"/>
          <w:shd w:val="clear" w:color="auto" w:fill="FFFFFF"/>
        </w:rPr>
        <w:t xml:space="preserve">Griffin, </w:t>
      </w:r>
      <w:r w:rsidR="00A96F90" w:rsidRPr="00FB161C">
        <w:rPr>
          <w:rFonts w:cstheme="minorHAnsi"/>
          <w:color w:val="222222"/>
          <w:shd w:val="clear" w:color="auto" w:fill="FFFFFF"/>
        </w:rPr>
        <w:t>B.A.</w:t>
      </w:r>
      <w:r w:rsidRPr="00FB161C">
        <w:rPr>
          <w:rFonts w:cstheme="minorHAnsi"/>
          <w:color w:val="222222"/>
          <w:shd w:val="clear" w:color="auto" w:fill="FFFFFF"/>
        </w:rPr>
        <w:t>, Schuler,</w:t>
      </w:r>
      <w:r w:rsidR="00A96F90" w:rsidRPr="00FB161C">
        <w:rPr>
          <w:rFonts w:cstheme="minorHAnsi"/>
          <w:color w:val="222222"/>
          <w:shd w:val="clear" w:color="auto" w:fill="FFFFFF"/>
        </w:rPr>
        <w:t xml:space="preserve"> M.S.,</w:t>
      </w:r>
      <w:r w:rsidRPr="00FB161C">
        <w:rPr>
          <w:rFonts w:cstheme="minorHAnsi"/>
          <w:color w:val="222222"/>
          <w:shd w:val="clear" w:color="auto" w:fill="FFFFFF"/>
        </w:rPr>
        <w:t xml:space="preserve"> Stone,</w:t>
      </w:r>
      <w:r w:rsidR="00A96F90" w:rsidRPr="00FB161C">
        <w:rPr>
          <w:rFonts w:cstheme="minorHAnsi"/>
          <w:color w:val="222222"/>
          <w:shd w:val="clear" w:color="auto" w:fill="FFFFFF"/>
        </w:rPr>
        <w:t xml:space="preserve"> E.M.,</w:t>
      </w:r>
      <w:r w:rsidRPr="00FB161C">
        <w:rPr>
          <w:rFonts w:cstheme="minorHAnsi"/>
          <w:color w:val="222222"/>
          <w:shd w:val="clear" w:color="auto" w:fill="FFFFFF"/>
        </w:rPr>
        <w:t xml:space="preserve"> Patrick,</w:t>
      </w:r>
      <w:r w:rsidR="00A96F90" w:rsidRPr="00FB161C">
        <w:rPr>
          <w:rFonts w:cstheme="minorHAnsi"/>
          <w:color w:val="222222"/>
          <w:shd w:val="clear" w:color="auto" w:fill="FFFFFF"/>
        </w:rPr>
        <w:t xml:space="preserve"> S.W.,</w:t>
      </w:r>
      <w:r w:rsidRPr="00FB161C">
        <w:rPr>
          <w:rFonts w:cstheme="minorHAnsi"/>
          <w:color w:val="222222"/>
          <w:shd w:val="clear" w:color="auto" w:fill="FFFFFF"/>
        </w:rPr>
        <w:t xml:space="preserve"> Stein, </w:t>
      </w:r>
      <w:r w:rsidR="00A96F90" w:rsidRPr="00FB161C">
        <w:rPr>
          <w:rFonts w:cstheme="minorHAnsi"/>
          <w:color w:val="222222"/>
          <w:shd w:val="clear" w:color="auto" w:fill="FFFFFF"/>
        </w:rPr>
        <w:t xml:space="preserve">B.D., </w:t>
      </w:r>
      <w:r w:rsidRPr="00FB161C">
        <w:rPr>
          <w:rFonts w:cstheme="minorHAnsi"/>
          <w:color w:val="222222"/>
          <w:shd w:val="clear" w:color="auto" w:fill="FFFFFF"/>
        </w:rPr>
        <w:t>Lima,</w:t>
      </w:r>
      <w:r w:rsidR="00A96F90" w:rsidRPr="00FB161C">
        <w:rPr>
          <w:rFonts w:cstheme="minorHAnsi"/>
          <w:color w:val="222222"/>
          <w:shd w:val="clear" w:color="auto" w:fill="FFFFFF"/>
        </w:rPr>
        <w:t xml:space="preserve"> P.N.D.,</w:t>
      </w:r>
      <w:r w:rsidRPr="00FB161C">
        <w:rPr>
          <w:rFonts w:cstheme="minorHAnsi"/>
          <w:color w:val="222222"/>
          <w:shd w:val="clear" w:color="auto" w:fill="FFFFFF"/>
        </w:rPr>
        <w:t xml:space="preserve"> Griswold,</w:t>
      </w:r>
      <w:r w:rsidR="00A96F90" w:rsidRPr="00FB161C">
        <w:rPr>
          <w:rFonts w:cstheme="minorHAnsi"/>
          <w:color w:val="222222"/>
          <w:shd w:val="clear" w:color="auto" w:fill="FFFFFF"/>
        </w:rPr>
        <w:t xml:space="preserve"> M., </w:t>
      </w:r>
      <w:r w:rsidRPr="00FB161C">
        <w:rPr>
          <w:rFonts w:cstheme="minorHAnsi"/>
          <w:color w:val="222222"/>
          <w:shd w:val="clear" w:color="auto" w:fill="FFFFFF"/>
        </w:rPr>
        <w:t>Scherling,</w:t>
      </w:r>
      <w:r w:rsidR="00A96F90" w:rsidRPr="00FB161C">
        <w:rPr>
          <w:rFonts w:cstheme="minorHAnsi"/>
          <w:color w:val="222222"/>
          <w:shd w:val="clear" w:color="auto" w:fill="FFFFFF"/>
        </w:rPr>
        <w:t xml:space="preserve"> A.,</w:t>
      </w:r>
      <w:r w:rsidRPr="00FB161C">
        <w:rPr>
          <w:rFonts w:cstheme="minorHAnsi"/>
          <w:color w:val="222222"/>
          <w:shd w:val="clear" w:color="auto" w:fill="FFFFFF"/>
        </w:rPr>
        <w:t xml:space="preserve"> </w:t>
      </w:r>
      <w:r w:rsidR="00A96F90" w:rsidRPr="00FB161C">
        <w:rPr>
          <w:rFonts w:cstheme="minorHAnsi"/>
          <w:color w:val="222222"/>
          <w:shd w:val="clear" w:color="auto" w:fill="FFFFFF"/>
        </w:rPr>
        <w:t>&amp;</w:t>
      </w:r>
      <w:r w:rsidRPr="00FB161C">
        <w:rPr>
          <w:rFonts w:cstheme="minorHAnsi"/>
          <w:color w:val="222222"/>
          <w:shd w:val="clear" w:color="auto" w:fill="FFFFFF"/>
        </w:rPr>
        <w:t xml:space="preserve"> Stuart</w:t>
      </w:r>
      <w:r w:rsidR="00A96F90" w:rsidRPr="00FB161C">
        <w:rPr>
          <w:rFonts w:cstheme="minorHAnsi"/>
          <w:color w:val="222222"/>
          <w:shd w:val="clear" w:color="auto" w:fill="FFFFFF"/>
        </w:rPr>
        <w:t>, E.A</w:t>
      </w:r>
      <w:r w:rsidRPr="00FB161C">
        <w:rPr>
          <w:rFonts w:cstheme="minorHAnsi"/>
          <w:color w:val="222222"/>
          <w:shd w:val="clear" w:color="auto" w:fill="FFFFFF"/>
        </w:rPr>
        <w:t xml:space="preserve">. (2023). </w:t>
      </w:r>
      <w:r w:rsidRPr="00FB161C">
        <w:rPr>
          <w:rFonts w:cstheme="minorHAnsi"/>
          <w:i/>
          <w:iCs/>
          <w:color w:val="222222"/>
          <w:shd w:val="clear" w:color="auto" w:fill="FFFFFF"/>
        </w:rPr>
        <w:t>Identifying Optimal Methods for Addressing Confounding Bias When Estimating the Effects of State-level Policies. </w:t>
      </w:r>
      <w:r w:rsidRPr="00FB161C">
        <w:rPr>
          <w:rFonts w:cstheme="minorHAnsi"/>
          <w:color w:val="222222"/>
          <w:shd w:val="clear" w:color="auto" w:fill="FFFFFF"/>
        </w:rPr>
        <w:t>Epidemiology 34, no. 6. 856-864.</w:t>
      </w:r>
    </w:p>
    <w:p w14:paraId="3166A5CA" w14:textId="58781169" w:rsidR="0019713C" w:rsidRPr="00FB161C" w:rsidRDefault="0019713C" w:rsidP="0019713C">
      <w:pPr>
        <w:rPr>
          <w:rFonts w:cstheme="minorHAnsi"/>
        </w:rPr>
      </w:pPr>
      <w:r w:rsidRPr="00FB161C">
        <w:rPr>
          <w:rFonts w:cstheme="minorHAnsi"/>
          <w:color w:val="222222"/>
          <w:shd w:val="clear" w:color="auto" w:fill="FFFFFF"/>
        </w:rPr>
        <w:t xml:space="preserve">Schell, T. L., Griffin, B. A., &amp; Morral, A. R. (2018). </w:t>
      </w:r>
      <w:r w:rsidRPr="00FB161C">
        <w:rPr>
          <w:rFonts w:cstheme="minorHAnsi"/>
          <w:i/>
          <w:iCs/>
          <w:color w:val="222222"/>
          <w:shd w:val="clear" w:color="auto" w:fill="FFFFFF"/>
        </w:rPr>
        <w:t>Evaluating methods to estimate the effect of state laws on firearm deaths: A simulation study</w:t>
      </w:r>
      <w:r w:rsidRPr="00FB161C">
        <w:rPr>
          <w:rFonts w:cstheme="minorHAnsi"/>
          <w:color w:val="222222"/>
          <w:shd w:val="clear" w:color="auto" w:fill="FFFFFF"/>
        </w:rPr>
        <w:t>.</w:t>
      </w:r>
    </w:p>
    <w:sectPr w:rsidR="0019713C" w:rsidRPr="00FB161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eth Ann Griffin" w:date="2023-12-31T10:05:00Z" w:initials="BG">
    <w:p w14:paraId="0F5D93F4" w14:textId="77777777" w:rsidR="005C2DD2" w:rsidRDefault="0057542D" w:rsidP="003609AC">
      <w:pPr>
        <w:pStyle w:val="CommentText"/>
      </w:pPr>
      <w:r>
        <w:rPr>
          <w:rStyle w:val="CommentReference"/>
        </w:rPr>
        <w:annotationRef/>
      </w:r>
      <w:r w:rsidR="005C2DD2">
        <w:t xml:space="preserve">I felt like we needed to set the stage a little better so I have reworked to follow in line with the confounding publication. </w:t>
      </w:r>
    </w:p>
  </w:comment>
  <w:comment w:id="95" w:author="Beth Ann Griffin" w:date="2023-12-31T10:13:00Z" w:initials="BG">
    <w:p w14:paraId="22B90BB0" w14:textId="16E17597" w:rsidR="00FB161C" w:rsidRDefault="00FB161C" w:rsidP="00106A68">
      <w:pPr>
        <w:pStyle w:val="CommentText"/>
      </w:pPr>
      <w:r>
        <w:rPr>
          <w:rStyle w:val="CommentReference"/>
        </w:rPr>
        <w:annotationRef/>
      </w:r>
      <w:r>
        <w:t>Cite our confounding paper + any other useful econ papers that may have compared the econ methods to each other</w:t>
      </w:r>
    </w:p>
  </w:comment>
  <w:comment w:id="100" w:author="Beth Ann Griffin" w:date="2023-12-31T10:14:00Z" w:initials="BG">
    <w:p w14:paraId="0C2273BA" w14:textId="455E79F9" w:rsidR="00FB161C" w:rsidRDefault="00FB161C" w:rsidP="004051F3">
      <w:pPr>
        <w:pStyle w:val="CommentText"/>
      </w:pPr>
      <w:r>
        <w:rPr>
          <w:rStyle w:val="CommentReference"/>
        </w:rPr>
        <w:annotationRef/>
      </w:r>
      <w:r>
        <w:t>What's a good cite here to an overview paper that might discuss these? We should definitely cite Schuler et al paper in progress on decision points + something big from the econ literature</w:t>
      </w:r>
    </w:p>
  </w:comment>
  <w:comment w:id="106" w:author="Max Griswold" w:date="2023-12-20T12:55:00Z" w:initials="MG">
    <w:p w14:paraId="6944CFF0" w14:textId="480B2008" w:rsidR="00FB161C" w:rsidRDefault="00FB161C" w:rsidP="00FB161C">
      <w:pPr>
        <w:pStyle w:val="CommentText"/>
      </w:pPr>
      <w:r>
        <w:rPr>
          <w:rStyle w:val="CommentReference"/>
        </w:rPr>
        <w:annotationRef/>
      </w:r>
      <w:r>
        <w:rPr>
          <w:color w:val="222222"/>
          <w:highlight w:val="white"/>
        </w:rPr>
        <w:t>Miller, D. L. (2023). An Introductory Guide to Event Study Models. </w:t>
      </w:r>
      <w:r>
        <w:rPr>
          <w:i/>
          <w:iCs/>
          <w:color w:val="222222"/>
          <w:highlight w:val="white"/>
        </w:rPr>
        <w:t>Journal of Economic Perspectives</w:t>
      </w:r>
      <w:r>
        <w:rPr>
          <w:color w:val="222222"/>
          <w:highlight w:val="white"/>
        </w:rPr>
        <w:t>, </w:t>
      </w:r>
      <w:r>
        <w:rPr>
          <w:i/>
          <w:iCs/>
          <w:color w:val="222222"/>
          <w:highlight w:val="white"/>
        </w:rPr>
        <w:t>37</w:t>
      </w:r>
      <w:r>
        <w:rPr>
          <w:color w:val="222222"/>
          <w:highlight w:val="white"/>
        </w:rPr>
        <w:t>(2), 203-230.</w:t>
      </w:r>
      <w:r>
        <w:t xml:space="preserve"> </w:t>
      </w:r>
    </w:p>
  </w:comment>
  <w:comment w:id="107" w:author="Max Griswold" w:date="2023-12-20T13:57:00Z" w:initials="MG">
    <w:p w14:paraId="0FEA1377" w14:textId="77777777" w:rsidR="00FB161C" w:rsidRDefault="00FB161C" w:rsidP="00FB161C">
      <w:pPr>
        <w:pStyle w:val="CommentText"/>
      </w:pPr>
      <w:r>
        <w:rPr>
          <w:rStyle w:val="CommentReference"/>
        </w:rPr>
        <w:annotationRef/>
      </w:r>
      <w:r>
        <w:t>I dropped the g() notation, compared to the confounding paper, since  I only estimated models with the assumption the outcome is normally distributed. It's not clear to me if all these designs would work in GLM land?</w:t>
      </w:r>
    </w:p>
  </w:comment>
  <w:comment w:id="108" w:author="Beth Ann Griffin" w:date="2023-12-31T10:27:00Z" w:initials="BAG">
    <w:p w14:paraId="22F4FD00" w14:textId="77777777" w:rsidR="00A9460A" w:rsidRDefault="00A9460A" w:rsidP="00AC6039">
      <w:pPr>
        <w:pStyle w:val="CommentText"/>
      </w:pPr>
      <w:r>
        <w:rPr>
          <w:rStyle w:val="CommentReference"/>
        </w:rPr>
        <w:annotationRef/>
      </w:r>
      <w:r>
        <w:t>That's ok. But we need to define Y* and I think at this stage it makes sense as Y^obs as introduced above.</w:t>
      </w:r>
    </w:p>
  </w:comment>
  <w:comment w:id="115" w:author="Beth Ann Griffin" w:date="2023-12-30T13:52:00Z" w:initials="BG">
    <w:p w14:paraId="21F97793" w14:textId="42AB5BCF" w:rsidR="00FB161C" w:rsidRDefault="00FB161C" w:rsidP="00FB161C">
      <w:pPr>
        <w:pStyle w:val="CommentText"/>
      </w:pPr>
      <w:r>
        <w:rPr>
          <w:rStyle w:val="CommentReference"/>
        </w:rPr>
        <w:annotationRef/>
      </w:r>
      <w:r>
        <w:t>If this true of all the methods in some ways? Or only a subset. It works here but there might be other better places for this to do depending on the answer to this question!</w:t>
      </w:r>
    </w:p>
  </w:comment>
  <w:comment w:id="116" w:author="Beth Ann Griffin" w:date="2023-12-31T10:26:00Z" w:initials="BAG">
    <w:p w14:paraId="33731112" w14:textId="77777777" w:rsidR="00A9460A" w:rsidRDefault="00A9460A" w:rsidP="00E221A4">
      <w:pPr>
        <w:pStyle w:val="CommentText"/>
      </w:pPr>
      <w:r>
        <w:rPr>
          <w:rStyle w:val="CommentReference"/>
        </w:rPr>
        <w:annotationRef/>
      </w:r>
      <w:r>
        <w:t>Starting to think it's ok here though maybe it will also work in the simulation section...</w:t>
      </w:r>
    </w:p>
  </w:comment>
  <w:comment w:id="126" w:author="Max Griswold" w:date="2023-12-20T13:54:00Z" w:initials="MG">
    <w:p w14:paraId="47CDB793" w14:textId="58BB295F" w:rsidR="00FB161C" w:rsidRDefault="00FB161C" w:rsidP="00FB161C">
      <w:pPr>
        <w:pStyle w:val="CommentText"/>
      </w:pPr>
      <w:r>
        <w:rPr>
          <w:rStyle w:val="CommentReference"/>
        </w:rPr>
        <w:annotationRef/>
      </w:r>
      <w:r>
        <w:t>Beth Ann - could you beef up the intuition and motivation for this section a little bit? In the confounding paper, you argued for this approach by saying it was "highly rated in prior simulation studies". Maybe you have a better explanation for this approach now?</w:t>
      </w:r>
    </w:p>
  </w:comment>
  <w:comment w:id="133" w:author="Beth Ann Griffin" w:date="2023-12-31T10:28:00Z" w:initials="BAG">
    <w:p w14:paraId="16DF1661" w14:textId="77777777" w:rsidR="00A9460A" w:rsidRDefault="00A9460A">
      <w:pPr>
        <w:pStyle w:val="CommentText"/>
      </w:pPr>
      <w:r>
        <w:rPr>
          <w:rStyle w:val="CommentReference"/>
        </w:rPr>
        <w:annotationRef/>
      </w:r>
      <w:r>
        <w:t>Confounding</w:t>
      </w:r>
    </w:p>
    <w:p w14:paraId="076A389F" w14:textId="77777777" w:rsidR="00A9460A" w:rsidRDefault="00A9460A">
      <w:pPr>
        <w:pStyle w:val="CommentText"/>
      </w:pPr>
    </w:p>
    <w:p w14:paraId="110AD3C7" w14:textId="77777777" w:rsidR="00A9460A" w:rsidRDefault="00A9460A">
      <w:pPr>
        <w:pStyle w:val="CommentText"/>
        <w:ind w:left="720"/>
      </w:pPr>
      <w:r>
        <w:t xml:space="preserve">Schell T, Griffin B, Morral A. </w:t>
      </w:r>
      <w:r>
        <w:rPr>
          <w:i/>
          <w:iCs/>
        </w:rPr>
        <w:t xml:space="preserve">Evaluating Methods to Estimate the Effect of State Laws on Firearm Deaths: A Simulation Study. </w:t>
      </w:r>
      <w:r>
        <w:t>Santa Monica, CA: RAND Corporation;2019. RR-2685-RC.</w:t>
      </w:r>
    </w:p>
    <w:p w14:paraId="676B2C9E" w14:textId="77777777" w:rsidR="00A9460A" w:rsidRDefault="00A9460A">
      <w:pPr>
        <w:pStyle w:val="CommentText"/>
      </w:pPr>
    </w:p>
    <w:p w14:paraId="159B9380" w14:textId="77777777" w:rsidR="00A9460A" w:rsidRDefault="00A9460A">
      <w:pPr>
        <w:pStyle w:val="CommentText"/>
      </w:pPr>
    </w:p>
    <w:p w14:paraId="0C7650C6" w14:textId="77777777" w:rsidR="00A9460A" w:rsidRDefault="00A9460A">
      <w:pPr>
        <w:pStyle w:val="CommentText"/>
      </w:pPr>
      <w:r>
        <w:t xml:space="preserve">Griffin BA, Schuler MS, Stuart EA, et al. Moving beyond the classic difference-in-differences model: A simulation study comparing statistical methods for estimating effectiveness of state-level policies. </w:t>
      </w:r>
      <w:r>
        <w:rPr>
          <w:i/>
          <w:iCs/>
        </w:rPr>
        <w:t xml:space="preserve">BMC Med Res Methodol. </w:t>
      </w:r>
      <w:r>
        <w:t>2021;21(1):279.</w:t>
      </w:r>
    </w:p>
    <w:p w14:paraId="5EAFC1EB" w14:textId="77777777" w:rsidR="00A9460A" w:rsidRDefault="00A9460A" w:rsidP="000C449C">
      <w:pPr>
        <w:pStyle w:val="CommentText"/>
      </w:pPr>
    </w:p>
  </w:comment>
  <w:comment w:id="162" w:author="Beth Ann Griffin" w:date="2023-12-30T13:54:00Z" w:initials="BG">
    <w:p w14:paraId="3A0869F4" w14:textId="13B56FCB" w:rsidR="00FB161C" w:rsidRDefault="00FB161C" w:rsidP="00FB161C">
      <w:pPr>
        <w:pStyle w:val="CommentText"/>
      </w:pPr>
      <w:r>
        <w:rPr>
          <w:rStyle w:val="CommentReference"/>
        </w:rPr>
        <w:annotationRef/>
      </w:r>
      <w:r>
        <w:t>Or did we run both ways? If so, let's just say we ran both ways &amp; consistent with prior work found not needed - in fact messes things up so only report results from the model wo the adjustment</w:t>
      </w:r>
    </w:p>
  </w:comment>
  <w:comment w:id="171" w:author="Max Griswold" w:date="2023-12-20T14:45:00Z" w:initials="MG">
    <w:p w14:paraId="6FD59087" w14:textId="77777777" w:rsidR="00FB161C" w:rsidRDefault="00FB161C" w:rsidP="00FB161C">
      <w:pPr>
        <w:pStyle w:val="CommentText"/>
      </w:pPr>
      <w:r>
        <w:rPr>
          <w:rStyle w:val="CommentReference"/>
        </w:rPr>
        <w:annotationRef/>
      </w:r>
      <w:r>
        <w:rPr>
          <w:color w:val="222222"/>
          <w:highlight w:val="white"/>
        </w:rPr>
        <w:t>Ben-Michael, E., Feller, A., &amp; Rothstein, J. (2021). The augmented synthetic control method. </w:t>
      </w:r>
      <w:r>
        <w:rPr>
          <w:i/>
          <w:iCs/>
          <w:color w:val="222222"/>
          <w:highlight w:val="white"/>
        </w:rPr>
        <w:t>Journal of the American Statistical Association</w:t>
      </w:r>
      <w:r>
        <w:rPr>
          <w:color w:val="222222"/>
          <w:highlight w:val="white"/>
        </w:rPr>
        <w:t>, </w:t>
      </w:r>
      <w:r>
        <w:rPr>
          <w:i/>
          <w:iCs/>
          <w:color w:val="222222"/>
          <w:highlight w:val="white"/>
        </w:rPr>
        <w:t>116</w:t>
      </w:r>
      <w:r>
        <w:rPr>
          <w:color w:val="222222"/>
          <w:highlight w:val="white"/>
        </w:rPr>
        <w:t>(536), 1789-1803.</w:t>
      </w:r>
      <w:r>
        <w:t xml:space="preserve"> </w:t>
      </w:r>
    </w:p>
  </w:comment>
  <w:comment w:id="172" w:author="Max Griswold" w:date="2023-12-20T14:56:00Z" w:initials="MG">
    <w:p w14:paraId="6F16718B" w14:textId="77777777" w:rsidR="00FB161C" w:rsidRDefault="00FB161C" w:rsidP="00FB161C">
      <w:pPr>
        <w:pStyle w:val="CommentText"/>
      </w:pPr>
      <w:r>
        <w:rPr>
          <w:rStyle w:val="CommentReference"/>
        </w:rPr>
        <w:annotationRef/>
      </w:r>
      <w:r>
        <w:rPr>
          <w:color w:val="222222"/>
          <w:highlight w:val="white"/>
        </w:rPr>
        <w:t>Ben-Michael, E., Feller, A., &amp; Rothstein, J. (2022). Synthetic controls with staggered adoption. </w:t>
      </w:r>
      <w:r>
        <w:rPr>
          <w:i/>
          <w:iCs/>
          <w:color w:val="222222"/>
          <w:highlight w:val="white"/>
        </w:rPr>
        <w:t>Journal of the Royal Statistical Society Series B: Statistical Methodology</w:t>
      </w:r>
      <w:r>
        <w:rPr>
          <w:color w:val="222222"/>
          <w:highlight w:val="white"/>
        </w:rPr>
        <w:t>, </w:t>
      </w:r>
      <w:r>
        <w:rPr>
          <w:i/>
          <w:iCs/>
          <w:color w:val="222222"/>
          <w:highlight w:val="white"/>
        </w:rPr>
        <w:t>84</w:t>
      </w:r>
      <w:r>
        <w:rPr>
          <w:color w:val="222222"/>
          <w:highlight w:val="white"/>
        </w:rPr>
        <w:t>(2), 351-381.</w:t>
      </w:r>
      <w:r>
        <w:t xml:space="preserve"> </w:t>
      </w:r>
    </w:p>
  </w:comment>
  <w:comment w:id="181" w:author="Beth Ann Griffin" w:date="2023-12-30T13:57:00Z" w:initials="BG">
    <w:p w14:paraId="4B0ECDEB" w14:textId="77777777" w:rsidR="00001DA2" w:rsidRDefault="00FB161C" w:rsidP="0018551F">
      <w:pPr>
        <w:pStyle w:val="CommentText"/>
      </w:pPr>
      <w:r>
        <w:rPr>
          <w:rStyle w:val="CommentReference"/>
        </w:rPr>
        <w:annotationRef/>
      </w:r>
      <w:r w:rsidR="00001DA2">
        <w:t>Deleting since this I think can be said once for all methods as noted above.</w:t>
      </w:r>
    </w:p>
  </w:comment>
  <w:comment w:id="187" w:author="Max Griswold" w:date="2023-12-21T11:50:00Z" w:initials="MG">
    <w:p w14:paraId="11FE83EB" w14:textId="674A52C4" w:rsidR="00FB161C" w:rsidRDefault="00FB161C" w:rsidP="00FB161C">
      <w:pPr>
        <w:pStyle w:val="CommentText"/>
      </w:pPr>
      <w:r>
        <w:rPr>
          <w:rStyle w:val="CommentReference"/>
        </w:rPr>
        <w:annotationRef/>
      </w:r>
      <w:r>
        <w:rPr>
          <w:color w:val="222222"/>
          <w:highlight w:val="white"/>
        </w:rPr>
        <w:t>Callaway, B., &amp; Sant’Anna, P. H. (2021). Difference-in-differences with multiple time periods. </w:t>
      </w:r>
      <w:r>
        <w:rPr>
          <w:i/>
          <w:iCs/>
          <w:color w:val="222222"/>
          <w:highlight w:val="white"/>
        </w:rPr>
        <w:t>Journal of econometrics</w:t>
      </w:r>
      <w:r>
        <w:rPr>
          <w:color w:val="222222"/>
          <w:highlight w:val="white"/>
        </w:rPr>
        <w:t>, </w:t>
      </w:r>
      <w:r>
        <w:rPr>
          <w:i/>
          <w:iCs/>
          <w:color w:val="222222"/>
          <w:highlight w:val="white"/>
        </w:rPr>
        <w:t>225</w:t>
      </w:r>
      <w:r>
        <w:rPr>
          <w:color w:val="222222"/>
          <w:highlight w:val="white"/>
        </w:rPr>
        <w:t>(2), 200-230.</w:t>
      </w:r>
      <w:r>
        <w:t xml:space="preserve"> </w:t>
      </w:r>
    </w:p>
  </w:comment>
  <w:comment w:id="188" w:author="Max Griswold" w:date="2023-12-21T11:55:00Z" w:initials="MG">
    <w:p w14:paraId="6C179626" w14:textId="77777777" w:rsidR="00FB161C" w:rsidRDefault="00FB161C" w:rsidP="00FB161C">
      <w:pPr>
        <w:pStyle w:val="CommentText"/>
      </w:pPr>
      <w:r>
        <w:rPr>
          <w:rStyle w:val="CommentReference"/>
        </w:rPr>
        <w:annotationRef/>
      </w:r>
      <w:r>
        <w:t>Relying on section 4 of Callaway and Sant'Anna for this.</w:t>
      </w:r>
    </w:p>
  </w:comment>
  <w:comment w:id="189" w:author="Beth Ann Griffin" w:date="2023-12-31T10:42:00Z" w:initials="BAG">
    <w:p w14:paraId="0B94279B" w14:textId="77777777" w:rsidR="005C2DD2" w:rsidRDefault="005C2DD2" w:rsidP="00AB7392">
      <w:pPr>
        <w:pStyle w:val="CommentText"/>
      </w:pPr>
      <w:r>
        <w:rPr>
          <w:rStyle w:val="CommentReference"/>
        </w:rPr>
        <w:annotationRef/>
      </w:r>
      <w:r>
        <w:t>Am I editing this correctly? It's the time-varying effects for each cohort right?</w:t>
      </w:r>
    </w:p>
  </w:comment>
  <w:comment w:id="215" w:author="Max Griswold" w:date="2023-12-21T12:03:00Z" w:initials="MG">
    <w:p w14:paraId="6997CDB2" w14:textId="327B0649" w:rsidR="00FB161C" w:rsidRDefault="00FB161C" w:rsidP="00FB161C">
      <w:pPr>
        <w:pStyle w:val="CommentText"/>
      </w:pPr>
      <w:r>
        <w:rPr>
          <w:rStyle w:val="CommentReference"/>
        </w:rPr>
        <w:annotationRef/>
      </w:r>
      <w:hyperlink r:id="rId1" w:history="1">
        <w:r w:rsidRPr="00AF6C10">
          <w:rPr>
            <w:rStyle w:val="Hyperlink"/>
          </w:rPr>
          <w:t>https://www.sciencedirect.com/science/article/pii/S0304407620301901</w:t>
        </w:r>
      </w:hyperlink>
    </w:p>
  </w:comment>
  <w:comment w:id="233" w:author="Max Griswold" w:date="2023-12-21T11:50:00Z" w:initials="MG">
    <w:p w14:paraId="7FBB13A8" w14:textId="77777777" w:rsidR="00FB161C" w:rsidRDefault="00FB161C" w:rsidP="00FB161C">
      <w:pPr>
        <w:pStyle w:val="CommentText"/>
      </w:pPr>
      <w:r>
        <w:rPr>
          <w:rStyle w:val="CommentReference"/>
        </w:rPr>
        <w:annotationRef/>
      </w:r>
      <w:r>
        <w:rPr>
          <w:color w:val="222222"/>
          <w:highlight w:val="white"/>
        </w:rPr>
        <w:t>Callaway, B., &amp; Sant’Anna, P. H. (2021). Difference-in-differences with multiple time periods. </w:t>
      </w:r>
      <w:r>
        <w:rPr>
          <w:i/>
          <w:iCs/>
          <w:color w:val="222222"/>
          <w:highlight w:val="white"/>
        </w:rPr>
        <w:t>Journal of econometrics</w:t>
      </w:r>
      <w:r>
        <w:rPr>
          <w:color w:val="222222"/>
          <w:highlight w:val="white"/>
        </w:rPr>
        <w:t>, </w:t>
      </w:r>
      <w:r>
        <w:rPr>
          <w:i/>
          <w:iCs/>
          <w:color w:val="222222"/>
          <w:highlight w:val="white"/>
        </w:rPr>
        <w:t>225</w:t>
      </w:r>
      <w:r>
        <w:rPr>
          <w:color w:val="222222"/>
          <w:highlight w:val="white"/>
        </w:rPr>
        <w:t>(2), 200-230.</w:t>
      </w:r>
      <w:r>
        <w:t xml:space="preserve"> </w:t>
      </w:r>
    </w:p>
  </w:comment>
  <w:comment w:id="237" w:author="Max Griswold" w:date="2023-12-21T12:37:00Z" w:initials="MG">
    <w:p w14:paraId="46EE06BF" w14:textId="77777777" w:rsidR="00FB161C" w:rsidRDefault="00FB161C" w:rsidP="00FB161C">
      <w:pPr>
        <w:pStyle w:val="CommentText"/>
      </w:pPr>
      <w:r>
        <w:rPr>
          <w:rStyle w:val="CommentReference"/>
        </w:rPr>
        <w:annotationRef/>
      </w:r>
      <w:r>
        <w:rPr>
          <w:color w:val="222222"/>
          <w:highlight w:val="white"/>
        </w:rPr>
        <w:t>Sun, L., &amp; Abraham, S. (2021). Estimating dynamic treatment effects in event studies with heterogeneous treatment effects. </w:t>
      </w:r>
      <w:r>
        <w:rPr>
          <w:i/>
          <w:iCs/>
          <w:color w:val="222222"/>
          <w:highlight w:val="white"/>
        </w:rPr>
        <w:t>Journal of Econometrics</w:t>
      </w:r>
      <w:r>
        <w:rPr>
          <w:color w:val="222222"/>
          <w:highlight w:val="white"/>
        </w:rPr>
        <w:t>, </w:t>
      </w:r>
      <w:r>
        <w:rPr>
          <w:i/>
          <w:iCs/>
          <w:color w:val="222222"/>
          <w:highlight w:val="white"/>
        </w:rPr>
        <w:t>225</w:t>
      </w:r>
      <w:r>
        <w:rPr>
          <w:color w:val="222222"/>
          <w:highlight w:val="white"/>
        </w:rPr>
        <w:t>(2), 175-199.</w:t>
      </w:r>
      <w:r>
        <w:t xml:space="preserve"> </w:t>
      </w:r>
    </w:p>
  </w:comment>
  <w:comment w:id="238" w:author="Beth Ann Griffin" w:date="2023-12-31T10:48:00Z" w:initials="BAG">
    <w:p w14:paraId="0D8B3797" w14:textId="77777777" w:rsidR="005C2DD2" w:rsidRDefault="005C2DD2" w:rsidP="00670ED5">
      <w:pPr>
        <w:pStyle w:val="CommentText"/>
      </w:pPr>
      <w:r>
        <w:rPr>
          <w:rStyle w:val="CommentReference"/>
        </w:rPr>
        <w:annotationRef/>
      </w:r>
      <w:r>
        <w:t>Should expand write up on this method. Maybe add an equation showing what this looks like if its' just adding the cohort interaction to the event study formula shown above?</w:t>
      </w:r>
    </w:p>
  </w:comment>
  <w:comment w:id="239" w:author="Max Griswold" w:date="2023-12-21T12:41:00Z" w:initials="MG">
    <w:p w14:paraId="3485AAD3" w14:textId="19B9443E" w:rsidR="00FB161C" w:rsidRDefault="00FB161C" w:rsidP="00FB161C">
      <w:pPr>
        <w:pStyle w:val="CommentText"/>
      </w:pPr>
      <w:r>
        <w:rPr>
          <w:rStyle w:val="CommentReference"/>
        </w:rPr>
        <w:annotationRef/>
      </w:r>
      <w:r>
        <w:t>I'm trying to refer to step 2 of the estimation strategy, described, very briefly, in section 4.1 of Sun and Abraham, 2021.</w:t>
      </w:r>
    </w:p>
  </w:comment>
  <w:comment w:id="240" w:author="Max Griswold" w:date="2023-12-21T14:00:00Z" w:initials="MG">
    <w:p w14:paraId="06F7278A" w14:textId="77777777" w:rsidR="00FB161C" w:rsidRDefault="00FB161C" w:rsidP="00FB161C">
      <w:pPr>
        <w:pStyle w:val="CommentText"/>
      </w:pPr>
      <w:r>
        <w:rPr>
          <w:rStyle w:val="CommentReference"/>
        </w:rPr>
        <w:annotationRef/>
      </w:r>
      <w:r>
        <w:rPr>
          <w:color w:val="222222"/>
          <w:highlight w:val="white"/>
        </w:rPr>
        <w:t>Gardner, J. (2022). Two-stage differences in differences. </w:t>
      </w:r>
      <w:r>
        <w:rPr>
          <w:i/>
          <w:iCs/>
          <w:color w:val="222222"/>
          <w:highlight w:val="white"/>
        </w:rPr>
        <w:t>arXiv preprint arXiv:2207.05943</w:t>
      </w:r>
      <w:r>
        <w:rPr>
          <w:color w:val="222222"/>
          <w:highlight w:val="white"/>
        </w:rPr>
        <w:t>.</w:t>
      </w:r>
      <w:r>
        <w:t xml:space="preserve"> </w:t>
      </w:r>
    </w:p>
  </w:comment>
  <w:comment w:id="242" w:author="Max Griswold" w:date="2023-12-21T14:12:00Z" w:initials="MG">
    <w:p w14:paraId="52B4862A" w14:textId="77777777" w:rsidR="00FB161C" w:rsidRDefault="00FB161C" w:rsidP="00FB161C">
      <w:pPr>
        <w:pStyle w:val="CommentText"/>
      </w:pPr>
      <w:r>
        <w:rPr>
          <w:rStyle w:val="CommentReference"/>
        </w:rPr>
        <w:annotationRef/>
      </w:r>
      <w:r>
        <w:t>Putting this comment here so I can remember to come back to this later: Borusyak, Jaravel, and Spiess note in the introduction that: "Third, in dynamic specifications, implicit assumptions about treatment effect homogeneity across groups first treated at different times lead to the spurious identification of long-run treatment effects for which no DiD comparisons valid under heterogeneous treatment effects are available. "</w:t>
      </w:r>
      <w:r>
        <w:br/>
      </w:r>
      <w:r>
        <w:br/>
        <w:t>I should dig into this argument more to beef up the introduction to this paper with additional details on time-varying specific problems (rather than just "forbidden comparison" problem).</w:t>
      </w:r>
      <w:r>
        <w:br/>
      </w:r>
      <w:r>
        <w:br/>
        <w:t>Also: "From the above discussion, the reader should not conclude that event study designs are plagued by fundamental problems. On the contrary, these challenges only arise due to a mismatch between treatment effect heterogeneity and specifications which restrict it. "</w:t>
      </w:r>
    </w:p>
  </w:comment>
  <w:comment w:id="244" w:author="Max Griswold" w:date="2023-12-21T14:06:00Z" w:initials="MG">
    <w:p w14:paraId="728BD977" w14:textId="77777777" w:rsidR="00FB161C" w:rsidRDefault="00FB161C" w:rsidP="00FB161C">
      <w:pPr>
        <w:pStyle w:val="CommentText"/>
      </w:pPr>
      <w:r>
        <w:rPr>
          <w:rStyle w:val="CommentReference"/>
        </w:rPr>
        <w:annotationRef/>
      </w:r>
      <w:r>
        <w:rPr>
          <w:color w:val="222222"/>
          <w:highlight w:val="white"/>
        </w:rPr>
        <w:t>Borusyak, K., Jaravel, X., &amp; Spiess, J. (2021). Revisiting event study designs: Robust and efficient estimation. </w:t>
      </w:r>
      <w:r>
        <w:rPr>
          <w:i/>
          <w:iCs/>
          <w:color w:val="222222"/>
          <w:highlight w:val="white"/>
        </w:rPr>
        <w:t>arXiv preprint arXiv:2108.12419</w:t>
      </w:r>
      <w:r>
        <w:rPr>
          <w:color w:val="222222"/>
          <w:highlight w:val="white"/>
        </w:rPr>
        <w:t>.</w:t>
      </w:r>
      <w:r>
        <w:t xml:space="preserve"> </w:t>
      </w:r>
    </w:p>
  </w:comment>
  <w:comment w:id="245" w:author="Max Griswold" w:date="2023-12-21T14:23:00Z" w:initials="MG">
    <w:p w14:paraId="7A228CC2" w14:textId="77777777" w:rsidR="00FB161C" w:rsidRDefault="00FB161C" w:rsidP="00FB161C">
      <w:pPr>
        <w:pStyle w:val="CommentText"/>
      </w:pPr>
      <w:r>
        <w:rPr>
          <w:rStyle w:val="CommentReference"/>
        </w:rPr>
        <w:annotationRef/>
      </w:r>
      <w:r>
        <w:t>I might want to go back through the paper and change this to "period" rather than "time". I also might want to change the language for "time-varying treatment" to "dynamic effects" (though I find that phrasing a bit abstract, though it seems to be more commonly used)?</w:t>
      </w:r>
    </w:p>
  </w:comment>
  <w:comment w:id="246" w:author="Beth Ann Griffin" w:date="2023-12-31T10:52:00Z" w:initials="BG">
    <w:p w14:paraId="65678990" w14:textId="77777777" w:rsidR="00001DA2" w:rsidRDefault="00001DA2">
      <w:pPr>
        <w:pStyle w:val="CommentText"/>
      </w:pPr>
      <w:r>
        <w:rPr>
          <w:rStyle w:val="CommentReference"/>
        </w:rPr>
        <w:annotationRef/>
      </w:r>
      <w:r>
        <w:t>I like time-varying a lot….</w:t>
      </w:r>
    </w:p>
    <w:p w14:paraId="50154402" w14:textId="77777777" w:rsidR="00001DA2" w:rsidRDefault="00001DA2">
      <w:pPr>
        <w:pStyle w:val="CommentText"/>
      </w:pPr>
    </w:p>
    <w:p w14:paraId="1DCDF10C" w14:textId="77777777" w:rsidR="00001DA2" w:rsidRDefault="00001DA2" w:rsidP="001C415C">
      <w:pPr>
        <w:pStyle w:val="CommentText"/>
      </w:pPr>
      <w:r>
        <w:t>I wasn't sure what dynamic effects meant but understand this might be a discipline difference. Good question for co-authors!</w:t>
      </w:r>
    </w:p>
  </w:comment>
  <w:comment w:id="247" w:author="Max Griswold" w:date="2023-12-21T14:37:00Z" w:initials="MG">
    <w:p w14:paraId="1A7EE949" w14:textId="363992E5" w:rsidR="00FB161C" w:rsidRDefault="00FB161C" w:rsidP="00FB161C">
      <w:pPr>
        <w:pStyle w:val="CommentText"/>
      </w:pPr>
      <w:r>
        <w:rPr>
          <w:rStyle w:val="CommentReference"/>
        </w:rPr>
        <w:annotationRef/>
      </w:r>
      <w:r>
        <w:t xml:space="preserve">The math for both ATT and outcome models is fairly easy to replicate across the above models. However, the math for augsynth and callaway and sant'anna can get a little gnarly. So for most of these methods, I opted to describe the approach using text, though for these simpler methods, I think the text is a bit clunky. </w:t>
      </w:r>
      <w:r>
        <w:br/>
      </w:r>
      <w:r>
        <w:br/>
        <w:t xml:space="preserve">In general, I was trying to follow the level of description offered in the confounding paper. </w:t>
      </w:r>
    </w:p>
  </w:comment>
  <w:comment w:id="268" w:author="Max Griswold" w:date="2023-11-29T11:56:00Z" w:initials="MG">
    <w:p w14:paraId="6752D442" w14:textId="77777777" w:rsidR="007C67BD" w:rsidRDefault="007C67BD" w:rsidP="007C67BD">
      <w:pPr>
        <w:pStyle w:val="CommentText"/>
      </w:pPr>
      <w:r>
        <w:rPr>
          <w:rStyle w:val="CommentReference"/>
        </w:rPr>
        <w:annotationRef/>
      </w:r>
      <w:r>
        <w:t xml:space="preserve">Griffin BA, Schuler MS, Stuart EA, et al. Moving beyond the classic difference-indifferences model: A simulation study comparing statistical methods for estimating effectiveness of state-level policies. BMC Med Res Methodol. 2021;21(1):279. </w:t>
      </w:r>
      <w:r>
        <w:br/>
      </w:r>
      <w:r>
        <w:br/>
      </w:r>
      <w:r>
        <w:rPr>
          <w:color w:val="222222"/>
          <w:highlight w:val="white"/>
        </w:rPr>
        <w:t>Griffin, B. A., Schuler, M. S., Stone, E. M., Patrick, S. W., Stein, B. D., De Lima, P. N., ... &amp; Stuart, E. A. (2023). Identifying Optimal Methods for Addressing Confounding Bias When Estimating the Effects of State-level Policies. </w:t>
      </w:r>
      <w:r>
        <w:rPr>
          <w:i/>
          <w:iCs/>
          <w:color w:val="222222"/>
          <w:highlight w:val="white"/>
        </w:rPr>
        <w:t>Epidemiology</w:t>
      </w:r>
      <w:r>
        <w:rPr>
          <w:color w:val="222222"/>
          <w:highlight w:val="white"/>
        </w:rPr>
        <w:t>, </w:t>
      </w:r>
      <w:r>
        <w:rPr>
          <w:i/>
          <w:iCs/>
          <w:color w:val="222222"/>
          <w:highlight w:val="white"/>
        </w:rPr>
        <w:t>34</w:t>
      </w:r>
      <w:r>
        <w:rPr>
          <w:color w:val="222222"/>
          <w:highlight w:val="white"/>
        </w:rPr>
        <w:t>(6), 856-864.</w:t>
      </w:r>
      <w:r>
        <w:t xml:space="preserve"> </w:t>
      </w:r>
    </w:p>
  </w:comment>
  <w:comment w:id="270" w:author="Beth Ann Griffin" w:date="2023-12-30T13:31:00Z" w:initials="BG">
    <w:p w14:paraId="1724CF48" w14:textId="7E4A3547" w:rsidR="00425499" w:rsidRDefault="00425499" w:rsidP="00837D34">
      <w:pPr>
        <w:pStyle w:val="CommentText"/>
      </w:pPr>
      <w:r>
        <w:rPr>
          <w:rStyle w:val="CommentReference"/>
        </w:rPr>
        <w:annotationRef/>
      </w:r>
      <w:r>
        <w:t xml:space="preserve">My first thought is that the data is getting old. We actually have updated mortality data available to us. At some point - we will want to update the runs to include this data. But - let's focus first on the paper write up. Once it's with the full co-author team, we can look into re-running with fuller mortality data. </w:t>
      </w:r>
    </w:p>
  </w:comment>
  <w:comment w:id="271" w:author="Max Griswold" w:date="2023-11-29T11:52:00Z" w:initials="MG">
    <w:p w14:paraId="00CF2785" w14:textId="66C89489" w:rsidR="008256A1" w:rsidRDefault="008256A1">
      <w:pPr>
        <w:pStyle w:val="CommentText"/>
      </w:pPr>
      <w:r>
        <w:rPr>
          <w:rStyle w:val="CommentReference"/>
        </w:rPr>
        <w:annotationRef/>
      </w:r>
      <w:r>
        <w:t>Maybe we should revise models to not include any time-varying covariates, given papers like Zeldow &amp; Hatfield. Or only include in supplemental simulations?</w:t>
      </w:r>
    </w:p>
    <w:p w14:paraId="262BB7F7" w14:textId="77777777" w:rsidR="008256A1" w:rsidRDefault="008256A1">
      <w:pPr>
        <w:pStyle w:val="CommentText"/>
      </w:pPr>
    </w:p>
    <w:p w14:paraId="257993CC" w14:textId="77777777" w:rsidR="008256A1" w:rsidRDefault="008256A1" w:rsidP="005440BD">
      <w:pPr>
        <w:pStyle w:val="CommentText"/>
      </w:pPr>
      <w:r>
        <w:t>The concerns in Zeldow &amp; Hatfield don't apply to our approach since we're synthetically creating treatment? However, maybe we don't want to include since they're not adding much to interpreting the simulation results (besides maybe improving precision?).</w:t>
      </w:r>
    </w:p>
  </w:comment>
  <w:comment w:id="272" w:author="Beth Ann Griffin" w:date="2023-12-30T13:32:00Z" w:initials="BG">
    <w:p w14:paraId="204239A6" w14:textId="77777777" w:rsidR="00425499" w:rsidRDefault="00425499" w:rsidP="00C55AA4">
      <w:pPr>
        <w:pStyle w:val="CommentText"/>
      </w:pPr>
      <w:r>
        <w:rPr>
          <w:rStyle w:val="CommentReference"/>
        </w:rPr>
        <w:annotationRef/>
      </w:r>
      <w:r>
        <w:t xml:space="preserve">We have talked about this several times in the past. It's better to include the covariate than not. Reviewers are more likely to complain about it not being there than being there. This is something we can wait for reviewers to comment on. </w:t>
      </w:r>
    </w:p>
  </w:comment>
  <w:comment w:id="273" w:author="Max Griswold" w:date="2024-01-02T08:08:00Z" w:initials="MG">
    <w:p w14:paraId="4B997BDA" w14:textId="77777777" w:rsidR="003F62BF" w:rsidRDefault="003F62BF" w:rsidP="00A40564">
      <w:pPr>
        <w:pStyle w:val="CommentText"/>
      </w:pPr>
      <w:r>
        <w:rPr>
          <w:rStyle w:val="CommentReference"/>
        </w:rPr>
        <w:annotationRef/>
      </w:r>
      <w:r>
        <w:t>Sorry, this had been an older comment. Resolved.</w:t>
      </w:r>
    </w:p>
  </w:comment>
  <w:comment w:id="291" w:author="Beth Ann Griffin" w:date="2023-12-31T10:57:00Z" w:initials="BG">
    <w:p w14:paraId="3E0BE0B1" w14:textId="1375DC10" w:rsidR="00001DA2" w:rsidRDefault="00001DA2" w:rsidP="004646C9">
      <w:pPr>
        <w:pStyle w:val="CommentText"/>
        <w:ind w:left="720"/>
      </w:pPr>
      <w:r>
        <w:rPr>
          <w:rStyle w:val="CommentReference"/>
        </w:rPr>
        <w:annotationRef/>
      </w:r>
      <w:r>
        <w:t xml:space="preserve">Schuler MS, Heins SE, Smart R, et al. The state of the science in opioid policy research. </w:t>
      </w:r>
      <w:r>
        <w:rPr>
          <w:i/>
          <w:iCs/>
        </w:rPr>
        <w:t xml:space="preserve">Drug Alcohol Depend. </w:t>
      </w:r>
      <w:r>
        <w:t>2020;214:108137.</w:t>
      </w:r>
    </w:p>
  </w:comment>
  <w:comment w:id="302" w:author="Max Griswold" w:date="2023-11-29T11:56:00Z" w:initials="MG">
    <w:p w14:paraId="77961ADF" w14:textId="13539746" w:rsidR="008256A1" w:rsidRDefault="008256A1" w:rsidP="005440BD">
      <w:pPr>
        <w:pStyle w:val="CommentText"/>
      </w:pPr>
      <w:r>
        <w:rPr>
          <w:rStyle w:val="CommentReference"/>
        </w:rPr>
        <w:annotationRef/>
      </w:r>
      <w:r>
        <w:t xml:space="preserve">Griffin BA, Schuler MS, Stuart EA, et al. Moving beyond the classic difference-indifferences model: A simulation study comparing statistical methods for estimating effectiveness of state-level policies. BMC Med Res Methodol. 2021;21(1):279. </w:t>
      </w:r>
      <w:r>
        <w:br/>
      </w:r>
      <w:r>
        <w:br/>
      </w:r>
      <w:r>
        <w:rPr>
          <w:color w:val="222222"/>
          <w:highlight w:val="white"/>
        </w:rPr>
        <w:t>Griffin, B. A., Schuler, M. S., Stone, E. M., Patrick, S. W., Stein, B. D., De Lima, P. N., ... &amp; Stuart, E. A. (2023). Identifying Optimal Methods for Addressing Confounding Bias When Estimating the Effects of State-level Policies. </w:t>
      </w:r>
      <w:r>
        <w:rPr>
          <w:i/>
          <w:iCs/>
          <w:color w:val="222222"/>
          <w:highlight w:val="white"/>
        </w:rPr>
        <w:t>Epidemiology</w:t>
      </w:r>
      <w:r>
        <w:rPr>
          <w:color w:val="222222"/>
          <w:highlight w:val="white"/>
        </w:rPr>
        <w:t>, </w:t>
      </w:r>
      <w:r>
        <w:rPr>
          <w:i/>
          <w:iCs/>
          <w:color w:val="222222"/>
          <w:highlight w:val="white"/>
        </w:rPr>
        <w:t>34</w:t>
      </w:r>
      <w:r>
        <w:rPr>
          <w:color w:val="222222"/>
          <w:highlight w:val="white"/>
        </w:rPr>
        <w:t>(6), 856-864.</w:t>
      </w:r>
      <w:r>
        <w:t xml:space="preserve"> </w:t>
      </w:r>
    </w:p>
  </w:comment>
  <w:comment w:id="304" w:author="Beth Ann Griffin" w:date="2023-12-30T13:34:00Z" w:initials="BG">
    <w:p w14:paraId="5B927D79" w14:textId="77777777" w:rsidR="00001DA2" w:rsidRDefault="00425499" w:rsidP="00FE7A5A">
      <w:pPr>
        <w:pStyle w:val="CommentText"/>
      </w:pPr>
      <w:r>
        <w:rPr>
          <w:rStyle w:val="CommentReference"/>
        </w:rPr>
        <w:annotationRef/>
      </w:r>
      <w:r w:rsidR="00001DA2">
        <w:t>Don't need ","'s here and throughout but minor comment if prefer the ,'s</w:t>
      </w:r>
    </w:p>
  </w:comment>
  <w:comment w:id="307" w:author="Max Griswold" w:date="2023-11-29T12:03:00Z" w:initials="MG">
    <w:p w14:paraId="05B121A6" w14:textId="4C080DF2" w:rsidR="00EB03A5" w:rsidRDefault="00EB03A5">
      <w:pPr>
        <w:pStyle w:val="CommentText"/>
      </w:pPr>
      <w:r>
        <w:rPr>
          <w:rStyle w:val="CommentReference"/>
        </w:rPr>
        <w:annotationRef/>
      </w:r>
      <w:r>
        <w:t xml:space="preserve">I diverged from previous OPTIC approaches. Rather than select a month, then apply partial treatment status, in the time-varying models I only applied treatment starting in Jan1st of a given year. </w:t>
      </w:r>
    </w:p>
    <w:p w14:paraId="7764A382" w14:textId="77777777" w:rsidR="00EB03A5" w:rsidRDefault="00EB03A5">
      <w:pPr>
        <w:pStyle w:val="CommentText"/>
      </w:pPr>
    </w:p>
    <w:p w14:paraId="5CA3889A" w14:textId="77777777" w:rsidR="00EB03A5" w:rsidRDefault="00EB03A5" w:rsidP="005440BD">
      <w:pPr>
        <w:pStyle w:val="CommentText"/>
      </w:pPr>
      <w:r>
        <w:t>So the treatment indicator is only binary and there are no partial treatment periods.</w:t>
      </w:r>
    </w:p>
  </w:comment>
  <w:comment w:id="308" w:author="Beth Ann Griffin" w:date="2023-12-30T13:36:00Z" w:initials="BG">
    <w:p w14:paraId="2CE2B2D1" w14:textId="77777777" w:rsidR="00425499" w:rsidRDefault="00425499" w:rsidP="00A47F8C">
      <w:pPr>
        <w:pStyle w:val="CommentText"/>
      </w:pPr>
      <w:r>
        <w:rPr>
          <w:rStyle w:val="CommentReference"/>
        </w:rPr>
        <w:annotationRef/>
      </w:r>
      <w:r>
        <w:t>I don't love this change since it moves away from what is happening in the real world. Can you add this to the list of things to update once paper is with co-authors?</w:t>
      </w:r>
    </w:p>
  </w:comment>
  <w:comment w:id="310" w:author="Beth Ann Griffin" w:date="2023-12-30T13:38:00Z" w:initials="BG">
    <w:p w14:paraId="5757434B" w14:textId="045122DF" w:rsidR="00425499" w:rsidRDefault="00425499" w:rsidP="00E90318">
      <w:pPr>
        <w:pStyle w:val="CommentText"/>
      </w:pPr>
      <w:r>
        <w:rPr>
          <w:rStyle w:val="CommentReference"/>
        </w:rPr>
        <w:annotationRef/>
      </w:r>
      <w:r>
        <w:t>Somewhere make sure we state that no confounding here to isolate the impact of time-varying effects. Though - we really ideally want both!</w:t>
      </w:r>
    </w:p>
  </w:comment>
  <w:comment w:id="315" w:author="Beth Ann Griffin" w:date="2023-12-30T13:41:00Z" w:initials="BG">
    <w:p w14:paraId="7022C0E1" w14:textId="77777777" w:rsidR="00425499" w:rsidRDefault="00425499" w:rsidP="00DF2198">
      <w:pPr>
        <w:pStyle w:val="CommentText"/>
      </w:pPr>
      <w:r>
        <w:rPr>
          <w:rStyle w:val="CommentReference"/>
        </w:rPr>
        <w:annotationRef/>
      </w:r>
      <w:r>
        <w:t>Can you insert these labels to figure or if easier change everything to a-d?</w:t>
      </w:r>
    </w:p>
  </w:comment>
  <w:comment w:id="318" w:author="Max Griswold" w:date="2023-11-29T16:50:00Z" w:initials="MG">
    <w:p w14:paraId="4C435616" w14:textId="3F78576B" w:rsidR="00AE3B86" w:rsidRDefault="00AE3B86">
      <w:pPr>
        <w:pStyle w:val="CommentText"/>
      </w:pPr>
      <w:r>
        <w:rPr>
          <w:rStyle w:val="CommentReference"/>
        </w:rPr>
        <w:annotationRef/>
      </w:r>
      <w:r>
        <w:t>I need to revise this and break this out into a separate paragraph, describing examples of policy's which would follow these scenarios:</w:t>
      </w:r>
    </w:p>
    <w:p w14:paraId="4E4A6601" w14:textId="77777777" w:rsidR="00AE3B86" w:rsidRDefault="00AE3B86">
      <w:pPr>
        <w:pStyle w:val="CommentText"/>
      </w:pPr>
    </w:p>
    <w:p w14:paraId="1738104E" w14:textId="77777777" w:rsidR="00AE3B86" w:rsidRDefault="00AE3B86">
      <w:pPr>
        <w:pStyle w:val="CommentText"/>
      </w:pPr>
      <w:r>
        <w:t>Ramp up: Medicare Advantage</w:t>
      </w:r>
    </w:p>
    <w:p w14:paraId="5CD62EF1" w14:textId="77777777" w:rsidR="00AE3B86" w:rsidRDefault="00AE3B86">
      <w:pPr>
        <w:pStyle w:val="CommentText"/>
      </w:pPr>
      <w:r>
        <w:t>Ramp down: Child Tax Care Credit (probably a better example out there; Eviction Moratoria?)</w:t>
      </w:r>
    </w:p>
    <w:p w14:paraId="1FD3ACA5" w14:textId="77777777" w:rsidR="00AE3B86" w:rsidRDefault="00AE3B86">
      <w:pPr>
        <w:pStyle w:val="CommentText"/>
      </w:pPr>
      <w:r>
        <w:t>Instant plateau: TARP (2008 financial crisis)</w:t>
      </w:r>
    </w:p>
    <w:p w14:paraId="1692E84C" w14:textId="77777777" w:rsidR="00AE3B86" w:rsidRDefault="00AE3B86">
      <w:pPr>
        <w:pStyle w:val="CommentText"/>
      </w:pPr>
      <w:r>
        <w:t>Ramp up/ramp down: Any number of COVID policies, like PPP.</w:t>
      </w:r>
    </w:p>
    <w:p w14:paraId="1CE6617C" w14:textId="77777777" w:rsidR="00AE3B86" w:rsidRDefault="00AE3B86">
      <w:pPr>
        <w:pStyle w:val="CommentText"/>
      </w:pPr>
    </w:p>
    <w:p w14:paraId="7CCABDD7" w14:textId="77777777" w:rsidR="00AE3B86" w:rsidRDefault="00AE3B86" w:rsidP="005440BD">
      <w:pPr>
        <w:pStyle w:val="CommentText"/>
      </w:pPr>
      <w:r>
        <w:t xml:space="preserve">Ideally, these would correspond to state-level opioid policies or other health policies. MA was the only one that come to mind; maybe a COVID policy for sunset (free vaccines?). </w:t>
      </w:r>
    </w:p>
  </w:comment>
  <w:comment w:id="319" w:author="Beth Ann Griffin" w:date="2023-12-30T13:42:00Z" w:initials="BG">
    <w:p w14:paraId="7510C9C1" w14:textId="77777777" w:rsidR="001B3135" w:rsidRDefault="001B3135" w:rsidP="00BC5722">
      <w:pPr>
        <w:pStyle w:val="CommentText"/>
      </w:pPr>
      <w:r>
        <w:rPr>
          <w:rStyle w:val="CommentReference"/>
        </w:rPr>
        <w:annotationRef/>
      </w:r>
      <w:r>
        <w:t>I love this idea but in thinking about the paper - I worry we won't have space here. Can we save this for discussion when we talk about the lessons from these different scenarios or can you include as quick (e.g.,s)</w:t>
      </w:r>
    </w:p>
  </w:comment>
  <w:comment w:id="323" w:author="Max Griswold" w:date="2023-12-21T16:12:00Z" w:initials="MG">
    <w:p w14:paraId="400D6790" w14:textId="60B627EF" w:rsidR="00830E8F" w:rsidRDefault="00830E8F" w:rsidP="005644EF">
      <w:pPr>
        <w:pStyle w:val="CommentText"/>
      </w:pPr>
      <w:r>
        <w:rPr>
          <w:rStyle w:val="CommentReference"/>
        </w:rPr>
        <w:annotationRef/>
      </w:r>
      <w:r>
        <w:t>I'm leaving a note to myself to replace this with the new policy scenario in the bottom-left corner.</w:t>
      </w:r>
    </w:p>
  </w:comment>
  <w:comment w:id="337" w:author="Beth Ann Griffin" w:date="2023-12-31T11:12:00Z" w:initials="BG">
    <w:p w14:paraId="47363B77" w14:textId="77777777" w:rsidR="00AC788E" w:rsidRDefault="00AC788E" w:rsidP="002F090A">
      <w:pPr>
        <w:pStyle w:val="CommentText"/>
      </w:pPr>
      <w:r>
        <w:rPr>
          <w:rStyle w:val="CommentReference"/>
        </w:rPr>
        <w:annotationRef/>
      </w:r>
      <w:r>
        <w:t>Here is where we could maybe explain how estimated more than just 5 for many of the methods….or maybe this really is better in the methods section….I'm not sure but it’s a point we want to be clear on.</w:t>
      </w:r>
    </w:p>
  </w:comment>
  <w:comment w:id="360" w:author="Beth Ann Griffin" w:date="2023-12-30T14:03:00Z" w:initials="BG">
    <w:p w14:paraId="3B0AE886" w14:textId="77777777" w:rsidR="00AC788E" w:rsidRDefault="00787F6D" w:rsidP="00D35029">
      <w:pPr>
        <w:pStyle w:val="CommentText"/>
      </w:pPr>
      <w:r>
        <w:rPr>
          <w:rStyle w:val="CommentReference"/>
        </w:rPr>
        <w:annotationRef/>
      </w:r>
    </w:p>
  </w:comment>
  <w:comment w:id="361" w:author="Beth Ann Griffin" w:date="2023-12-31T11:07:00Z" w:initials="BG">
    <w:p w14:paraId="6071F961" w14:textId="3E7CD7D2" w:rsidR="00132E3F" w:rsidRDefault="00132E3F" w:rsidP="005A4CD5">
      <w:pPr>
        <w:pStyle w:val="CommentText"/>
      </w:pPr>
      <w:r>
        <w:rPr>
          <w:rStyle w:val="CommentReference"/>
        </w:rPr>
        <w:annotationRef/>
      </w:r>
      <w:r>
        <w:t>This is really model-based variance which should be captured in coverage &amp; we can put into appendix material. That's how we handled for confounding. Let's see how the results section pans out.</w:t>
      </w:r>
    </w:p>
  </w:comment>
  <w:comment w:id="365" w:author="Max Griswold" w:date="2023-12-21T16:03:00Z" w:initials="MG">
    <w:p w14:paraId="7BC2E72B" w14:textId="1770E8C7" w:rsidR="00575469" w:rsidRDefault="00575469" w:rsidP="00A2616B">
      <w:pPr>
        <w:pStyle w:val="CommentText"/>
      </w:pPr>
      <w:r>
        <w:rPr>
          <w:rStyle w:val="CommentReference"/>
        </w:rPr>
        <w:annotationRef/>
      </w:r>
      <w:r>
        <w:t>Not the best notation and I would appreciate help on improving it. I'm using this statistic to scatter mean bias v. mean variance to help build intuition on the coverage plot later. This differs from (3) which describes the variance of simulated mean effects, rather than the mean of simulated effect variance.</w:t>
      </w:r>
    </w:p>
  </w:comment>
  <w:comment w:id="385" w:author="Beth Ann Griffin" w:date="2023-12-30T13:46:00Z" w:initials="BG">
    <w:p w14:paraId="5FF44208" w14:textId="77777777" w:rsidR="00A9460A" w:rsidRDefault="00A9460A" w:rsidP="00A9460A">
      <w:pPr>
        <w:pStyle w:val="CommentText"/>
      </w:pPr>
      <w:r>
        <w:rPr>
          <w:rStyle w:val="CommentReference"/>
        </w:rPr>
        <w:annotationRef/>
      </w:r>
      <w:r>
        <w:t>This needs to be somewhere; likely at end of methods!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5D93F4" w15:done="0"/>
  <w15:commentEx w15:paraId="22B90BB0" w15:done="0"/>
  <w15:commentEx w15:paraId="0C2273BA" w15:done="0"/>
  <w15:commentEx w15:paraId="6944CFF0" w15:done="0"/>
  <w15:commentEx w15:paraId="0FEA1377" w15:done="0"/>
  <w15:commentEx w15:paraId="22F4FD00" w15:paraIdParent="0FEA1377" w15:done="0"/>
  <w15:commentEx w15:paraId="21F97793" w15:done="0"/>
  <w15:commentEx w15:paraId="33731112" w15:paraIdParent="21F97793" w15:done="0"/>
  <w15:commentEx w15:paraId="47CDB793" w15:done="0"/>
  <w15:commentEx w15:paraId="5EAFC1EB" w15:done="0"/>
  <w15:commentEx w15:paraId="3A0869F4" w15:done="0"/>
  <w15:commentEx w15:paraId="6FD59087" w15:done="0"/>
  <w15:commentEx w15:paraId="6F16718B" w15:paraIdParent="6FD59087" w15:done="0"/>
  <w15:commentEx w15:paraId="4B0ECDEB" w15:done="0"/>
  <w15:commentEx w15:paraId="11FE83EB" w15:done="0"/>
  <w15:commentEx w15:paraId="6C179626" w15:done="0"/>
  <w15:commentEx w15:paraId="0B94279B" w15:done="0"/>
  <w15:commentEx w15:paraId="6997CDB2" w15:done="0"/>
  <w15:commentEx w15:paraId="7FBB13A8" w15:done="0"/>
  <w15:commentEx w15:paraId="46EE06BF" w15:done="0"/>
  <w15:commentEx w15:paraId="0D8B3797" w15:done="0"/>
  <w15:commentEx w15:paraId="3485AAD3" w15:done="0"/>
  <w15:commentEx w15:paraId="06F7278A" w15:done="0"/>
  <w15:commentEx w15:paraId="52B4862A" w15:done="0"/>
  <w15:commentEx w15:paraId="728BD977" w15:done="0"/>
  <w15:commentEx w15:paraId="7A228CC2" w15:done="0"/>
  <w15:commentEx w15:paraId="1DCDF10C" w15:paraIdParent="7A228CC2" w15:done="0"/>
  <w15:commentEx w15:paraId="1A7EE949" w15:done="0"/>
  <w15:commentEx w15:paraId="6752D442" w15:done="0"/>
  <w15:commentEx w15:paraId="1724CF48" w15:done="0"/>
  <w15:commentEx w15:paraId="257993CC" w15:done="1"/>
  <w15:commentEx w15:paraId="204239A6" w15:paraIdParent="257993CC" w15:done="1"/>
  <w15:commentEx w15:paraId="4B997BDA" w15:paraIdParent="257993CC" w15:done="1"/>
  <w15:commentEx w15:paraId="3E0BE0B1" w15:done="0"/>
  <w15:commentEx w15:paraId="77961ADF" w15:done="0"/>
  <w15:commentEx w15:paraId="5B927D79" w15:done="0"/>
  <w15:commentEx w15:paraId="5CA3889A" w15:done="0"/>
  <w15:commentEx w15:paraId="2CE2B2D1" w15:paraIdParent="5CA3889A" w15:done="0"/>
  <w15:commentEx w15:paraId="5757434B" w15:done="0"/>
  <w15:commentEx w15:paraId="7022C0E1" w15:done="0"/>
  <w15:commentEx w15:paraId="7CCABDD7" w15:done="0"/>
  <w15:commentEx w15:paraId="7510C9C1" w15:paraIdParent="7CCABDD7" w15:done="0"/>
  <w15:commentEx w15:paraId="400D6790" w15:done="0"/>
  <w15:commentEx w15:paraId="47363B77" w15:done="0"/>
  <w15:commentEx w15:paraId="3B0AE886" w15:done="0"/>
  <w15:commentEx w15:paraId="6071F961" w15:paraIdParent="3B0AE886" w15:done="0"/>
  <w15:commentEx w15:paraId="7BC2E72B" w15:done="0"/>
  <w15:commentEx w15:paraId="5FF442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4ACA03C" w16cex:dateUtc="2023-12-31T15:05:00Z"/>
  <w16cex:commentExtensible w16cex:durableId="425D4193" w16cex:dateUtc="2023-12-31T15:13:00Z"/>
  <w16cex:commentExtensible w16cex:durableId="49246DB8" w16cex:dateUtc="2023-12-31T15:14:00Z"/>
  <w16cex:commentExtensible w16cex:durableId="61235480" w16cex:dateUtc="2023-12-20T20:55:00Z"/>
  <w16cex:commentExtensible w16cex:durableId="709D19B6" w16cex:dateUtc="2023-12-20T21:57:00Z"/>
  <w16cex:commentExtensible w16cex:durableId="0CCE147B" w16cex:dateUtc="2023-12-31T15:27:00Z"/>
  <w16cex:commentExtensible w16cex:durableId="4A8B2073" w16cex:dateUtc="2023-12-30T18:52:00Z"/>
  <w16cex:commentExtensible w16cex:durableId="336DF278" w16cex:dateUtc="2023-12-31T15:26:00Z"/>
  <w16cex:commentExtensible w16cex:durableId="21D9A5C0" w16cex:dateUtc="2023-12-20T21:54:00Z"/>
  <w16cex:commentExtensible w16cex:durableId="468413E1" w16cex:dateUtc="2023-12-31T15:28:00Z"/>
  <w16cex:commentExtensible w16cex:durableId="10EDDF4A" w16cex:dateUtc="2023-12-30T18:54:00Z"/>
  <w16cex:commentExtensible w16cex:durableId="212CB39A" w16cex:dateUtc="2023-12-20T22:45:00Z"/>
  <w16cex:commentExtensible w16cex:durableId="091064A7" w16cex:dateUtc="2023-12-20T22:56:00Z"/>
  <w16cex:commentExtensible w16cex:durableId="2B2D405D" w16cex:dateUtc="2023-12-30T18:57:00Z"/>
  <w16cex:commentExtensible w16cex:durableId="417C4178" w16cex:dateUtc="2023-12-21T19:50:00Z"/>
  <w16cex:commentExtensible w16cex:durableId="75B433AD" w16cex:dateUtc="2023-12-21T19:55:00Z"/>
  <w16cex:commentExtensible w16cex:durableId="4BDD316A" w16cex:dateUtc="2023-12-31T15:42:00Z"/>
  <w16cex:commentExtensible w16cex:durableId="51C5DDC9" w16cex:dateUtc="2023-12-21T20:03:00Z"/>
  <w16cex:commentExtensible w16cex:durableId="1E0C0C5A" w16cex:dateUtc="2023-12-21T19:50:00Z"/>
  <w16cex:commentExtensible w16cex:durableId="1305F524" w16cex:dateUtc="2023-12-21T20:37:00Z"/>
  <w16cex:commentExtensible w16cex:durableId="504846F6" w16cex:dateUtc="2023-12-31T15:48:00Z"/>
  <w16cex:commentExtensible w16cex:durableId="678E6925" w16cex:dateUtc="2023-12-21T20:41:00Z"/>
  <w16cex:commentExtensible w16cex:durableId="7CE95F9A" w16cex:dateUtc="2023-12-21T22:00:00Z"/>
  <w16cex:commentExtensible w16cex:durableId="415196E7" w16cex:dateUtc="2023-12-21T22:12:00Z"/>
  <w16cex:commentExtensible w16cex:durableId="4E37C60B" w16cex:dateUtc="2023-12-21T22:06:00Z"/>
  <w16cex:commentExtensible w16cex:durableId="302B9318" w16cex:dateUtc="2023-12-21T22:23:00Z"/>
  <w16cex:commentExtensible w16cex:durableId="48007D2E" w16cex:dateUtc="2023-12-31T15:52:00Z"/>
  <w16cex:commentExtensible w16cex:durableId="1DB04198" w16cex:dateUtc="2023-12-21T22:37:00Z"/>
  <w16cex:commentExtensible w16cex:durableId="3D46B258" w16cex:dateUtc="2023-11-29T19:56:00Z"/>
  <w16cex:commentExtensible w16cex:durableId="7405BAB8" w16cex:dateUtc="2023-12-30T18:31:00Z"/>
  <w16cex:commentExtensible w16cex:durableId="2911A48E" w16cex:dateUtc="2023-11-29T19:52:00Z"/>
  <w16cex:commentExtensible w16cex:durableId="0551AB74" w16cex:dateUtc="2023-12-30T18:32:00Z"/>
  <w16cex:commentExtensible w16cex:durableId="034D5EA7" w16cex:dateUtc="2024-01-02T16:08:00Z"/>
  <w16cex:commentExtensible w16cex:durableId="652FBD08" w16cex:dateUtc="2023-12-31T15:57:00Z"/>
  <w16cex:commentExtensible w16cex:durableId="2911A582" w16cex:dateUtc="2023-11-29T19:56:00Z"/>
  <w16cex:commentExtensible w16cex:durableId="35977E04" w16cex:dateUtc="2023-12-30T18:34:00Z"/>
  <w16cex:commentExtensible w16cex:durableId="2911A70F" w16cex:dateUtc="2023-11-29T20:03:00Z"/>
  <w16cex:commentExtensible w16cex:durableId="71AAACA0" w16cex:dateUtc="2023-12-30T18:36:00Z"/>
  <w16cex:commentExtensible w16cex:durableId="54AD3DF4" w16cex:dateUtc="2023-12-30T18:38:00Z"/>
  <w16cex:commentExtensible w16cex:durableId="08613B28" w16cex:dateUtc="2023-12-30T18:41:00Z"/>
  <w16cex:commentExtensible w16cex:durableId="2911EA43" w16cex:dateUtc="2023-11-30T00:50:00Z"/>
  <w16cex:commentExtensible w16cex:durableId="483DB940" w16cex:dateUtc="2023-12-30T18:42:00Z"/>
  <w16cex:commentExtensible w16cex:durableId="5ADF3CF0" w16cex:dateUtc="2023-12-22T00:12:00Z"/>
  <w16cex:commentExtensible w16cex:durableId="23F387B5" w16cex:dateUtc="2023-12-31T16:12:00Z"/>
  <w16cex:commentExtensible w16cex:durableId="2C2B8CBA" w16cex:dateUtc="2023-12-30T19:03:00Z"/>
  <w16cex:commentExtensible w16cex:durableId="42872150" w16cex:dateUtc="2023-12-31T16:07:00Z"/>
  <w16cex:commentExtensible w16cex:durableId="7CDB7B83" w16cex:dateUtc="2023-12-22T00:03:00Z"/>
  <w16cex:commentExtensible w16cex:durableId="08B913D6" w16cex:dateUtc="2023-12-30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5D93F4" w16cid:durableId="34ACA03C"/>
  <w16cid:commentId w16cid:paraId="22B90BB0" w16cid:durableId="425D4193"/>
  <w16cid:commentId w16cid:paraId="0C2273BA" w16cid:durableId="49246DB8"/>
  <w16cid:commentId w16cid:paraId="6944CFF0" w16cid:durableId="61235480"/>
  <w16cid:commentId w16cid:paraId="0FEA1377" w16cid:durableId="709D19B6"/>
  <w16cid:commentId w16cid:paraId="22F4FD00" w16cid:durableId="0CCE147B"/>
  <w16cid:commentId w16cid:paraId="21F97793" w16cid:durableId="4A8B2073"/>
  <w16cid:commentId w16cid:paraId="33731112" w16cid:durableId="336DF278"/>
  <w16cid:commentId w16cid:paraId="47CDB793" w16cid:durableId="21D9A5C0"/>
  <w16cid:commentId w16cid:paraId="5EAFC1EB" w16cid:durableId="468413E1"/>
  <w16cid:commentId w16cid:paraId="3A0869F4" w16cid:durableId="10EDDF4A"/>
  <w16cid:commentId w16cid:paraId="6FD59087" w16cid:durableId="212CB39A"/>
  <w16cid:commentId w16cid:paraId="6F16718B" w16cid:durableId="091064A7"/>
  <w16cid:commentId w16cid:paraId="4B0ECDEB" w16cid:durableId="2B2D405D"/>
  <w16cid:commentId w16cid:paraId="11FE83EB" w16cid:durableId="417C4178"/>
  <w16cid:commentId w16cid:paraId="6C179626" w16cid:durableId="75B433AD"/>
  <w16cid:commentId w16cid:paraId="0B94279B" w16cid:durableId="4BDD316A"/>
  <w16cid:commentId w16cid:paraId="6997CDB2" w16cid:durableId="51C5DDC9"/>
  <w16cid:commentId w16cid:paraId="7FBB13A8" w16cid:durableId="1E0C0C5A"/>
  <w16cid:commentId w16cid:paraId="46EE06BF" w16cid:durableId="1305F524"/>
  <w16cid:commentId w16cid:paraId="0D8B3797" w16cid:durableId="504846F6"/>
  <w16cid:commentId w16cid:paraId="3485AAD3" w16cid:durableId="678E6925"/>
  <w16cid:commentId w16cid:paraId="06F7278A" w16cid:durableId="7CE95F9A"/>
  <w16cid:commentId w16cid:paraId="52B4862A" w16cid:durableId="415196E7"/>
  <w16cid:commentId w16cid:paraId="728BD977" w16cid:durableId="4E37C60B"/>
  <w16cid:commentId w16cid:paraId="7A228CC2" w16cid:durableId="302B9318"/>
  <w16cid:commentId w16cid:paraId="1DCDF10C" w16cid:durableId="48007D2E"/>
  <w16cid:commentId w16cid:paraId="1A7EE949" w16cid:durableId="1DB04198"/>
  <w16cid:commentId w16cid:paraId="6752D442" w16cid:durableId="3D46B258"/>
  <w16cid:commentId w16cid:paraId="1724CF48" w16cid:durableId="7405BAB8"/>
  <w16cid:commentId w16cid:paraId="257993CC" w16cid:durableId="2911A48E"/>
  <w16cid:commentId w16cid:paraId="204239A6" w16cid:durableId="0551AB74"/>
  <w16cid:commentId w16cid:paraId="4B997BDA" w16cid:durableId="034D5EA7"/>
  <w16cid:commentId w16cid:paraId="3E0BE0B1" w16cid:durableId="652FBD08"/>
  <w16cid:commentId w16cid:paraId="77961ADF" w16cid:durableId="2911A582"/>
  <w16cid:commentId w16cid:paraId="5B927D79" w16cid:durableId="35977E04"/>
  <w16cid:commentId w16cid:paraId="5CA3889A" w16cid:durableId="2911A70F"/>
  <w16cid:commentId w16cid:paraId="2CE2B2D1" w16cid:durableId="71AAACA0"/>
  <w16cid:commentId w16cid:paraId="5757434B" w16cid:durableId="54AD3DF4"/>
  <w16cid:commentId w16cid:paraId="7022C0E1" w16cid:durableId="08613B28"/>
  <w16cid:commentId w16cid:paraId="7CCABDD7" w16cid:durableId="2911EA43"/>
  <w16cid:commentId w16cid:paraId="7510C9C1" w16cid:durableId="483DB940"/>
  <w16cid:commentId w16cid:paraId="400D6790" w16cid:durableId="5ADF3CF0"/>
  <w16cid:commentId w16cid:paraId="47363B77" w16cid:durableId="23F387B5"/>
  <w16cid:commentId w16cid:paraId="3B0AE886" w16cid:durableId="2C2B8CBA"/>
  <w16cid:commentId w16cid:paraId="6071F961" w16cid:durableId="42872150"/>
  <w16cid:commentId w16cid:paraId="7BC2E72B" w16cid:durableId="7CDB7B83"/>
  <w16cid:commentId w16cid:paraId="5FF44208" w16cid:durableId="08B913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6792E"/>
    <w:multiLevelType w:val="hybridMultilevel"/>
    <w:tmpl w:val="0A2C927E"/>
    <w:lvl w:ilvl="0" w:tplc="04DA8B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5323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th Ann Griffin">
    <w15:presenceInfo w15:providerId="AD" w15:userId="S::bethg@rand.org::7b95b6b5-806b-4eef-a212-1005e5664747"/>
  </w15:person>
  <w15:person w15:author="Max Griswold">
    <w15:presenceInfo w15:providerId="AD" w15:userId="S::griswold@rand.org::25b1f3f4-c65a-47f3-97d4-2b50f7f6ea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05"/>
    <w:rsid w:val="00001DA2"/>
    <w:rsid w:val="00031E1B"/>
    <w:rsid w:val="00046924"/>
    <w:rsid w:val="000C53B5"/>
    <w:rsid w:val="00132E3F"/>
    <w:rsid w:val="00140405"/>
    <w:rsid w:val="0019713C"/>
    <w:rsid w:val="001B3135"/>
    <w:rsid w:val="001B4062"/>
    <w:rsid w:val="00212920"/>
    <w:rsid w:val="002305F4"/>
    <w:rsid w:val="00246DE6"/>
    <w:rsid w:val="002A02BA"/>
    <w:rsid w:val="002E0CE2"/>
    <w:rsid w:val="00336A23"/>
    <w:rsid w:val="00341688"/>
    <w:rsid w:val="0039388A"/>
    <w:rsid w:val="003A64E5"/>
    <w:rsid w:val="003F62BF"/>
    <w:rsid w:val="00425499"/>
    <w:rsid w:val="00482B41"/>
    <w:rsid w:val="00523D0B"/>
    <w:rsid w:val="00541606"/>
    <w:rsid w:val="005440BD"/>
    <w:rsid w:val="0057542D"/>
    <w:rsid w:val="00575469"/>
    <w:rsid w:val="005C2DD2"/>
    <w:rsid w:val="00670086"/>
    <w:rsid w:val="006F5A03"/>
    <w:rsid w:val="00705887"/>
    <w:rsid w:val="00787F6D"/>
    <w:rsid w:val="007C67BD"/>
    <w:rsid w:val="008256A1"/>
    <w:rsid w:val="00830E8F"/>
    <w:rsid w:val="00847C9B"/>
    <w:rsid w:val="008501BF"/>
    <w:rsid w:val="008556BD"/>
    <w:rsid w:val="00872C88"/>
    <w:rsid w:val="008807E7"/>
    <w:rsid w:val="008A1212"/>
    <w:rsid w:val="008B6505"/>
    <w:rsid w:val="00944174"/>
    <w:rsid w:val="00975F2B"/>
    <w:rsid w:val="00991361"/>
    <w:rsid w:val="00A15D25"/>
    <w:rsid w:val="00A34365"/>
    <w:rsid w:val="00A42A5E"/>
    <w:rsid w:val="00A437EB"/>
    <w:rsid w:val="00A9460A"/>
    <w:rsid w:val="00A96F90"/>
    <w:rsid w:val="00AB0262"/>
    <w:rsid w:val="00AC788E"/>
    <w:rsid w:val="00AD35BB"/>
    <w:rsid w:val="00AE3B86"/>
    <w:rsid w:val="00AE4E2E"/>
    <w:rsid w:val="00AF4FCD"/>
    <w:rsid w:val="00B15D03"/>
    <w:rsid w:val="00B20284"/>
    <w:rsid w:val="00B21D6D"/>
    <w:rsid w:val="00B22DC1"/>
    <w:rsid w:val="00B51F7C"/>
    <w:rsid w:val="00B54D2B"/>
    <w:rsid w:val="00BB2531"/>
    <w:rsid w:val="00BE1F68"/>
    <w:rsid w:val="00C62030"/>
    <w:rsid w:val="00C76B65"/>
    <w:rsid w:val="00D2527B"/>
    <w:rsid w:val="00DE6137"/>
    <w:rsid w:val="00E10788"/>
    <w:rsid w:val="00E221AD"/>
    <w:rsid w:val="00E77AE3"/>
    <w:rsid w:val="00EB03A5"/>
    <w:rsid w:val="00EE693C"/>
    <w:rsid w:val="00F4163C"/>
    <w:rsid w:val="00F80895"/>
    <w:rsid w:val="00FB161C"/>
    <w:rsid w:val="00FF1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31B9"/>
  <w15:docId w15:val="{3CA7F0C3-EAE5-4F14-A12C-991A8538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6BD"/>
  </w:style>
  <w:style w:type="paragraph" w:styleId="Heading1">
    <w:name w:val="heading 1"/>
    <w:basedOn w:val="Normal"/>
    <w:next w:val="Normal"/>
    <w:link w:val="Heading1Char"/>
    <w:uiPriority w:val="9"/>
    <w:qFormat/>
    <w:rsid w:val="001404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7C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47C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E61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40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47C9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47C9B"/>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847C9B"/>
    <w:rPr>
      <w:sz w:val="16"/>
      <w:szCs w:val="16"/>
    </w:rPr>
  </w:style>
  <w:style w:type="paragraph" w:styleId="CommentText">
    <w:name w:val="annotation text"/>
    <w:basedOn w:val="Normal"/>
    <w:link w:val="CommentTextChar"/>
    <w:uiPriority w:val="99"/>
    <w:unhideWhenUsed/>
    <w:rsid w:val="00847C9B"/>
    <w:pPr>
      <w:spacing w:line="240" w:lineRule="auto"/>
    </w:pPr>
    <w:rPr>
      <w:sz w:val="20"/>
      <w:szCs w:val="20"/>
    </w:rPr>
  </w:style>
  <w:style w:type="character" w:customStyle="1" w:styleId="CommentTextChar">
    <w:name w:val="Comment Text Char"/>
    <w:basedOn w:val="DefaultParagraphFont"/>
    <w:link w:val="CommentText"/>
    <w:uiPriority w:val="99"/>
    <w:rsid w:val="00847C9B"/>
    <w:rPr>
      <w:sz w:val="20"/>
      <w:szCs w:val="20"/>
    </w:rPr>
  </w:style>
  <w:style w:type="paragraph" w:styleId="CommentSubject">
    <w:name w:val="annotation subject"/>
    <w:basedOn w:val="CommentText"/>
    <w:next w:val="CommentText"/>
    <w:link w:val="CommentSubjectChar"/>
    <w:uiPriority w:val="99"/>
    <w:semiHidden/>
    <w:unhideWhenUsed/>
    <w:rsid w:val="00847C9B"/>
    <w:rPr>
      <w:b/>
      <w:bCs/>
    </w:rPr>
  </w:style>
  <w:style w:type="character" w:customStyle="1" w:styleId="CommentSubjectChar">
    <w:name w:val="Comment Subject Char"/>
    <w:basedOn w:val="CommentTextChar"/>
    <w:link w:val="CommentSubject"/>
    <w:uiPriority w:val="99"/>
    <w:semiHidden/>
    <w:rsid w:val="00847C9B"/>
    <w:rPr>
      <w:b/>
      <w:bCs/>
      <w:sz w:val="20"/>
      <w:szCs w:val="20"/>
    </w:rPr>
  </w:style>
  <w:style w:type="character" w:styleId="PlaceholderText">
    <w:name w:val="Placeholder Text"/>
    <w:basedOn w:val="DefaultParagraphFont"/>
    <w:uiPriority w:val="99"/>
    <w:semiHidden/>
    <w:rsid w:val="00EB03A5"/>
    <w:rPr>
      <w:color w:val="808080"/>
    </w:rPr>
  </w:style>
  <w:style w:type="paragraph" w:styleId="Caption">
    <w:name w:val="caption"/>
    <w:basedOn w:val="Normal"/>
    <w:next w:val="Normal"/>
    <w:uiPriority w:val="35"/>
    <w:unhideWhenUsed/>
    <w:qFormat/>
    <w:rsid w:val="0019713C"/>
    <w:pPr>
      <w:spacing w:after="200" w:line="240" w:lineRule="auto"/>
    </w:pPr>
    <w:rPr>
      <w:i/>
      <w:iCs/>
      <w:color w:val="44546A" w:themeColor="text2"/>
      <w:sz w:val="18"/>
      <w:szCs w:val="18"/>
    </w:rPr>
  </w:style>
  <w:style w:type="character" w:customStyle="1" w:styleId="cf01">
    <w:name w:val="cf01"/>
    <w:basedOn w:val="DefaultParagraphFont"/>
    <w:rsid w:val="0019713C"/>
    <w:rPr>
      <w:rFonts w:ascii="Segoe UI" w:hAnsi="Segoe UI" w:cs="Segoe UI" w:hint="default"/>
      <w:sz w:val="18"/>
      <w:szCs w:val="18"/>
    </w:rPr>
  </w:style>
  <w:style w:type="paragraph" w:styleId="ListParagraph">
    <w:name w:val="List Paragraph"/>
    <w:basedOn w:val="Normal"/>
    <w:uiPriority w:val="34"/>
    <w:qFormat/>
    <w:rsid w:val="00AE3B86"/>
    <w:pPr>
      <w:ind w:left="720"/>
      <w:contextualSpacing/>
    </w:pPr>
  </w:style>
  <w:style w:type="character" w:customStyle="1" w:styleId="Heading4Char">
    <w:name w:val="Heading 4 Char"/>
    <w:basedOn w:val="DefaultParagraphFont"/>
    <w:link w:val="Heading4"/>
    <w:uiPriority w:val="9"/>
    <w:rsid w:val="00DE6137"/>
    <w:rPr>
      <w:rFonts w:asciiTheme="majorHAnsi" w:eastAsiaTheme="majorEastAsia" w:hAnsiTheme="majorHAnsi" w:cstheme="majorBidi"/>
      <w:i/>
      <w:iCs/>
      <w:color w:val="2F5496" w:themeColor="accent1" w:themeShade="BF"/>
    </w:rPr>
  </w:style>
  <w:style w:type="paragraph" w:styleId="NoSpacing">
    <w:name w:val="No Spacing"/>
    <w:uiPriority w:val="1"/>
    <w:qFormat/>
    <w:rsid w:val="00AF4FCD"/>
    <w:pPr>
      <w:spacing w:after="0" w:line="240" w:lineRule="auto"/>
    </w:pPr>
  </w:style>
  <w:style w:type="character" w:styleId="Hyperlink">
    <w:name w:val="Hyperlink"/>
    <w:basedOn w:val="DefaultParagraphFont"/>
    <w:uiPriority w:val="99"/>
    <w:unhideWhenUsed/>
    <w:rsid w:val="001B4062"/>
    <w:rPr>
      <w:color w:val="0563C1" w:themeColor="hyperlink"/>
      <w:u w:val="single"/>
    </w:rPr>
  </w:style>
  <w:style w:type="character" w:styleId="UnresolvedMention">
    <w:name w:val="Unresolved Mention"/>
    <w:basedOn w:val="DefaultParagraphFont"/>
    <w:uiPriority w:val="99"/>
    <w:semiHidden/>
    <w:unhideWhenUsed/>
    <w:rsid w:val="001B4062"/>
    <w:rPr>
      <w:color w:val="605E5C"/>
      <w:shd w:val="clear" w:color="auto" w:fill="E1DFDD"/>
    </w:rPr>
  </w:style>
  <w:style w:type="paragraph" w:styleId="Revision">
    <w:name w:val="Revision"/>
    <w:hidden/>
    <w:uiPriority w:val="99"/>
    <w:semiHidden/>
    <w:rsid w:val="00425499"/>
    <w:pPr>
      <w:spacing w:after="0" w:line="240" w:lineRule="auto"/>
    </w:pPr>
  </w:style>
  <w:style w:type="paragraph" w:styleId="BodyText">
    <w:name w:val="Body Text"/>
    <w:basedOn w:val="Normal"/>
    <w:link w:val="BodyTextChar"/>
    <w:uiPriority w:val="1"/>
    <w:qFormat/>
    <w:rsid w:val="00001DA2"/>
    <w:pPr>
      <w:widowControl w:val="0"/>
      <w:spacing w:after="0" w:line="240" w:lineRule="auto"/>
      <w:ind w:left="119"/>
    </w:pPr>
    <w:rPr>
      <w:rFonts w:ascii="Arial" w:eastAsia="Arial" w:hAnsi="Arial"/>
      <w:kern w:val="0"/>
      <w14:ligatures w14:val="none"/>
    </w:rPr>
  </w:style>
  <w:style w:type="character" w:customStyle="1" w:styleId="BodyTextChar">
    <w:name w:val="Body Text Char"/>
    <w:basedOn w:val="DefaultParagraphFont"/>
    <w:link w:val="BodyText"/>
    <w:uiPriority w:val="1"/>
    <w:rsid w:val="00001DA2"/>
    <w:rPr>
      <w:rFonts w:ascii="Arial" w:eastAsia="Arial" w:hAnsi="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840280">
      <w:bodyDiv w:val="1"/>
      <w:marLeft w:val="0"/>
      <w:marRight w:val="0"/>
      <w:marTop w:val="0"/>
      <w:marBottom w:val="0"/>
      <w:divBdr>
        <w:top w:val="none" w:sz="0" w:space="0" w:color="auto"/>
        <w:left w:val="none" w:sz="0" w:space="0" w:color="auto"/>
        <w:bottom w:val="none" w:sz="0" w:space="0" w:color="auto"/>
        <w:right w:val="none" w:sz="0" w:space="0" w:color="auto"/>
      </w:divBdr>
      <w:divsChild>
        <w:div w:id="17444044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sciencedirect.com/science/article/pii/S0304407620301901"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A4E48-8D34-4A05-AC8C-9EF7E8F7A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2721</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Griswold</dc:creator>
  <cp:keywords/>
  <dc:description/>
  <cp:lastModifiedBy>Max Griswold</cp:lastModifiedBy>
  <cp:revision>2</cp:revision>
  <dcterms:created xsi:type="dcterms:W3CDTF">2024-01-02T16:11:00Z</dcterms:created>
  <dcterms:modified xsi:type="dcterms:W3CDTF">2024-01-02T16:11:00Z</dcterms:modified>
</cp:coreProperties>
</file>